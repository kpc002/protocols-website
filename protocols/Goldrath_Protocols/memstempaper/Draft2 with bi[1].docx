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120"/>
        <w:jc w:val="both"/>
        <w:rPr/>
      </w:pPr>
      <w:r>
        <w:rPr>
          <w:rFonts w:cs="Arial" w:ascii="Arial" w:hAnsi="Arial"/>
          <w:b/>
        </w:rPr>
        <w:t>Memory CD8</w:t>
      </w:r>
      <w:r>
        <w:rPr>
          <w:rFonts w:cs="Arial" w:ascii="Arial" w:hAnsi="Arial"/>
          <w:b/>
          <w:vertAlign w:val="superscript"/>
        </w:rPr>
        <w:t>+</w:t>
      </w:r>
      <w:r>
        <w:rPr>
          <w:rFonts w:cs="Arial" w:ascii="Arial" w:hAnsi="Arial"/>
          <w:b/>
        </w:rPr>
        <w:t xml:space="preserve"> T cells and Long-Term Hematopoietic Stem Cells Share a Transcriptional Profile of Self-Renewal</w:t>
      </w:r>
    </w:p>
    <w:p>
      <w:pPr>
        <w:pStyle w:val="Normal"/>
        <w:spacing w:lineRule="auto" w:line="480" w:before="0" w:after="120"/>
        <w:jc w:val="both"/>
        <w:rPr>
          <w:rFonts w:ascii="Arial" w:hAnsi="Arial" w:cs="Arial"/>
          <w:b/>
          <w:b/>
        </w:rPr>
      </w:pPr>
      <w:r>
        <w:rPr>
          <w:rFonts w:cs="Arial" w:ascii="Arial" w:hAnsi="Arial"/>
          <w:b/>
        </w:rPr>
      </w:r>
    </w:p>
    <w:p>
      <w:pPr>
        <w:pStyle w:val="Normal"/>
        <w:spacing w:lineRule="auto" w:line="480" w:before="0" w:after="120"/>
        <w:jc w:val="both"/>
        <w:rPr/>
      </w:pPr>
      <w:r>
        <w:rPr>
          <w:rFonts w:cs="Arial" w:ascii="Arial" w:hAnsi="Arial"/>
        </w:rPr>
        <w:t>Chance John Luckey*</w:t>
      </w:r>
      <w:r>
        <w:rPr>
          <w:rFonts w:cs="Arial" w:ascii="Arial" w:hAnsi="Arial"/>
          <w:vertAlign w:val="superscript"/>
        </w:rPr>
        <w:t>,1,2</w:t>
      </w:r>
      <w:r>
        <w:rPr>
          <w:rFonts w:cs="Arial" w:ascii="Arial" w:hAnsi="Arial"/>
        </w:rPr>
        <w:t>, Ananda W Goldrath*</w:t>
      </w:r>
      <w:r>
        <w:rPr>
          <w:rFonts w:cs="Arial" w:ascii="Arial" w:hAnsi="Arial"/>
          <w:vertAlign w:val="superscript"/>
        </w:rPr>
        <w:t>,3</w:t>
      </w:r>
      <w:r>
        <w:rPr>
          <w:rFonts w:cs="Arial" w:ascii="Arial" w:hAnsi="Arial"/>
        </w:rPr>
        <w:t>, Patrick Autissier</w:t>
      </w:r>
      <w:r>
        <w:rPr>
          <w:rFonts w:cs="Arial" w:ascii="Arial" w:hAnsi="Arial"/>
          <w:vertAlign w:val="superscript"/>
        </w:rPr>
        <w:t>4</w:t>
      </w:r>
      <w:r>
        <w:rPr>
          <w:rFonts w:cs="Arial" w:ascii="Arial" w:hAnsi="Arial"/>
        </w:rPr>
        <w:t>, Christophe Benoist</w:t>
      </w:r>
      <w:r>
        <w:rPr>
          <w:rFonts w:cs="Arial" w:ascii="Arial" w:hAnsi="Arial"/>
          <w:vertAlign w:val="superscript"/>
        </w:rPr>
        <w:t>1</w:t>
      </w:r>
      <w:r>
        <w:rPr>
          <w:rFonts w:cs="Arial" w:ascii="Arial" w:hAnsi="Arial"/>
        </w:rPr>
        <w:t>, and Diane Mathis</w:t>
      </w:r>
      <w:r>
        <w:rPr>
          <w:rFonts w:cs="Arial" w:ascii="Arial" w:hAnsi="Arial"/>
          <w:vertAlign w:val="superscript"/>
        </w:rPr>
        <w:t>1</w:t>
      </w:r>
      <w:r>
        <w:rPr>
          <w:rFonts w:cs="Arial" w:ascii="Arial" w:hAnsi="Arial"/>
        </w:rPr>
        <w:t>.</w:t>
      </w:r>
    </w:p>
    <w:p>
      <w:pPr>
        <w:pStyle w:val="Normal"/>
        <w:spacing w:lineRule="auto" w:line="480" w:before="0" w:after="120"/>
        <w:jc w:val="both"/>
        <w:rPr>
          <w:rFonts w:ascii="Arial" w:hAnsi="Arial" w:cs="Arial"/>
        </w:rPr>
      </w:pPr>
      <w:r>
        <w:rPr>
          <w:rFonts w:cs="Arial" w:ascii="Arial" w:hAnsi="Arial"/>
        </w:rPr>
      </w:r>
    </w:p>
    <w:p>
      <w:pPr>
        <w:pStyle w:val="Normal"/>
        <w:spacing w:before="0" w:after="120"/>
        <w:jc w:val="both"/>
        <w:rPr>
          <w:rFonts w:ascii="Arial" w:hAnsi="Arial" w:cs="Arial"/>
        </w:rPr>
      </w:pPr>
      <w:r>
        <w:rPr>
          <w:rFonts w:cs="Arial" w:ascii="Arial" w:hAnsi="Arial"/>
        </w:rPr>
        <w:t>*These authors contributed equally to this work</w:t>
      </w:r>
    </w:p>
    <w:p>
      <w:pPr>
        <w:pStyle w:val="Normal"/>
        <w:spacing w:before="0" w:after="120"/>
        <w:jc w:val="both"/>
        <w:rPr/>
      </w:pPr>
      <w:r>
        <w:rPr>
          <w:rFonts w:cs="Arial" w:ascii="Arial" w:hAnsi="Arial"/>
          <w:vertAlign w:val="superscript"/>
        </w:rPr>
        <w:t>1</w:t>
      </w:r>
      <w:r>
        <w:rPr>
          <w:rFonts w:cs="Arial" w:ascii="Arial" w:hAnsi="Arial"/>
        </w:rPr>
        <w:t>Joslin Diabetes Center, Department of Immunology, Harvard Medical School, 1 Joslin Place, Boston, MA 02115, USA.</w:t>
      </w:r>
    </w:p>
    <w:p>
      <w:pPr>
        <w:pStyle w:val="Normal"/>
        <w:spacing w:before="0" w:after="120"/>
        <w:jc w:val="both"/>
        <w:rPr/>
      </w:pPr>
      <w:r>
        <w:rPr>
          <w:rFonts w:cs="Arial" w:ascii="Arial" w:hAnsi="Arial"/>
          <w:vertAlign w:val="superscript"/>
        </w:rPr>
        <w:t>2</w:t>
      </w:r>
      <w:r>
        <w:rPr>
          <w:rFonts w:cs="Arial" w:ascii="Arial" w:hAnsi="Arial"/>
        </w:rPr>
        <w:t>Department of Pathology, Brigham and Women’s Hospital, Harvard Medical School, Boston, MA 02215, USA.</w:t>
      </w:r>
    </w:p>
    <w:p>
      <w:pPr>
        <w:pStyle w:val="Normal"/>
        <w:spacing w:before="0" w:after="120"/>
        <w:jc w:val="both"/>
        <w:rPr/>
      </w:pPr>
      <w:del w:id="0" w:author="ananda goldrath" w:date="2004-11-18T16:17:00Z">
        <w:r>
          <w:rPr>
            <w:rFonts w:cs="Arial" w:ascii="Arial" w:hAnsi="Arial"/>
            <w:vertAlign w:val="superscript"/>
          </w:rPr>
          <w:delText>3</w:delText>
        </w:r>
      </w:del>
      <w:del w:id="1" w:author="ananda goldrath" w:date="2004-11-18T16:17:00Z">
        <w:r>
          <w:rPr>
            <w:rFonts w:cs="Arial" w:ascii="Arial" w:hAnsi="Arial"/>
          </w:rPr>
          <w:delText xml:space="preserve">Department </w:delText>
        </w:r>
      </w:del>
      <w:ins w:id="2" w:author="ananda goldrath" w:date="2004-11-18T16:17:00Z">
        <w:r>
          <w:rPr>
            <w:rFonts w:cs="Arial" w:ascii="Arial" w:hAnsi="Arial"/>
            <w:vertAlign w:val="superscript"/>
          </w:rPr>
          <w:t>3</w:t>
        </w:r>
      </w:ins>
      <w:ins w:id="3" w:author="ananda goldrath" w:date="2004-11-18T16:17:00Z">
        <w:r>
          <w:rPr>
            <w:rFonts w:cs="Arial" w:ascii="Arial" w:hAnsi="Arial"/>
          </w:rPr>
          <w:t xml:space="preserve">Division </w:t>
        </w:r>
      </w:ins>
      <w:r>
        <w:rPr>
          <w:rFonts w:cs="Arial" w:ascii="Arial" w:hAnsi="Arial"/>
        </w:rPr>
        <w:t>of Biology</w:t>
      </w:r>
      <w:ins w:id="4" w:author="ananda goldrath" w:date="2004-11-18T16:17:00Z">
        <w:r>
          <w:rPr>
            <w:rFonts w:cs="Arial" w:ascii="Arial" w:hAnsi="Arial"/>
          </w:rPr>
          <w:t xml:space="preserve"> Section of Molelcular Biology</w:t>
        </w:r>
      </w:ins>
      <w:r>
        <w:rPr>
          <w:rFonts w:cs="Arial" w:ascii="Arial" w:hAnsi="Arial"/>
        </w:rPr>
        <w:t xml:space="preserve">, University of California San Diego, </w:t>
      </w:r>
      <w:ins w:id="5" w:author="ananda goldrath" w:date="2004-11-18T16:18:00Z">
        <w:r>
          <w:rPr>
            <w:rFonts w:cs="Arial" w:ascii="Arial" w:hAnsi="Arial"/>
          </w:rPr>
          <w:t xml:space="preserve">9500 Gilman Drive, </w:t>
        </w:r>
      </w:ins>
      <w:r>
        <w:rPr>
          <w:rFonts w:cs="Arial" w:ascii="Arial" w:hAnsi="Arial"/>
        </w:rPr>
        <w:t>San Diego CA, 92093</w:t>
      </w:r>
      <w:ins w:id="6" w:author="ananda goldrath" w:date="2004-11-18T16:18:00Z">
        <w:r>
          <w:rPr>
            <w:rFonts w:cs="Arial" w:ascii="Arial" w:hAnsi="Arial"/>
          </w:rPr>
          <w:t>-0377</w:t>
        </w:r>
      </w:ins>
      <w:r>
        <w:rPr>
          <w:rFonts w:cs="Arial" w:ascii="Arial" w:hAnsi="Arial"/>
        </w:rPr>
        <w:t>, USA.</w:t>
      </w:r>
    </w:p>
    <w:p>
      <w:pPr>
        <w:pStyle w:val="Normal"/>
        <w:spacing w:before="0" w:after="120"/>
        <w:jc w:val="both"/>
        <w:rPr/>
      </w:pPr>
      <w:r>
        <w:rPr>
          <w:rFonts w:cs="Arial" w:ascii="Arial" w:hAnsi="Arial"/>
          <w:vertAlign w:val="superscript"/>
        </w:rPr>
        <w:t>4</w:t>
      </w:r>
      <w:r>
        <w:rPr>
          <w:rFonts w:cs="Arial" w:ascii="Arial" w:hAnsi="Arial"/>
        </w:rPr>
        <w:t>Division of Viral Pathogenesis, Department of Medicine, Beth Israel Deaconess Medical Center, Harvard Medical School, 330 Brookline Avenue,Boston MA 02215, USA.</w:t>
      </w:r>
    </w:p>
    <w:p>
      <w:pPr>
        <w:pStyle w:val="Normal"/>
        <w:spacing w:lineRule="auto" w:line="720" w:before="0" w:after="120"/>
        <w:jc w:val="both"/>
        <w:rPr>
          <w:rFonts w:ascii="Arial" w:hAnsi="Arial" w:cs="Arial"/>
        </w:rPr>
      </w:pPr>
      <w:r>
        <w:rPr>
          <w:rFonts w:cs="Arial" w:ascii="Arial" w:hAnsi="Arial"/>
        </w:rPr>
      </w:r>
    </w:p>
    <w:p>
      <w:pPr>
        <w:pStyle w:val="Normal"/>
        <w:spacing w:lineRule="auto" w:line="720" w:before="0" w:after="120"/>
        <w:jc w:val="both"/>
        <w:rPr>
          <w:rFonts w:ascii="Arial" w:hAnsi="Arial" w:cs="Arial"/>
        </w:rPr>
      </w:pPr>
      <w:r>
        <w:rPr>
          <w:rFonts w:cs="Arial" w:ascii="Arial" w:hAnsi="Arial"/>
        </w:rPr>
      </w:r>
      <w:r>
        <w:br w:type="page"/>
      </w:r>
    </w:p>
    <w:p>
      <w:pPr>
        <w:pStyle w:val="Normal"/>
        <w:spacing w:lineRule="auto" w:line="720" w:before="0" w:after="120"/>
        <w:jc w:val="both"/>
        <w:rPr>
          <w:rFonts w:ascii="Arial" w:hAnsi="Arial" w:cs="Arial"/>
          <w:u w:val="single"/>
        </w:rPr>
      </w:pPr>
      <w:r>
        <w:rPr>
          <w:rFonts w:cs="Arial" w:ascii="Arial" w:hAnsi="Arial"/>
          <w:u w:val="single"/>
        </w:rPr>
        <w:t>Abstract</w:t>
      </w:r>
    </w:p>
    <w:p>
      <w:pPr>
        <w:pStyle w:val="Normal"/>
        <w:spacing w:lineRule="auto" w:line="720" w:before="0" w:after="120"/>
        <w:ind w:firstLine="720"/>
        <w:jc w:val="both"/>
        <w:rPr>
          <w:rFonts w:ascii="Arial" w:hAnsi="Arial" w:eastAsia="Arial Unicode MS" w:cs="Arial"/>
        </w:rPr>
      </w:pPr>
      <w:r>
        <w:rPr>
          <w:rFonts w:eastAsia="Arial Unicode MS" w:cs="Arial" w:ascii="Arial" w:hAnsi="Arial"/>
        </w:rPr>
        <w:t xml:space="preserve">The only cells in the adult hematopoietic system that undergo self-renewal are long-term hematopoietic stem cells and memory T and B cells. We set out to determine whether this </w:t>
      </w:r>
      <w:del w:id="7" w:author="ananda goldrath" w:date="2004-11-18T16:19:00Z">
        <w:r>
          <w:rPr>
            <w:rFonts w:eastAsia="Arial Unicode MS" w:cs="Arial" w:ascii="Arial" w:hAnsi="Arial"/>
          </w:rPr>
          <w:delText xml:space="preserve">phenotypic </w:delText>
        </w:r>
      </w:del>
      <w:r>
        <w:rPr>
          <w:rFonts w:eastAsia="Arial Unicode MS" w:cs="Arial" w:ascii="Arial" w:hAnsi="Arial"/>
        </w:rPr>
        <w:t>similar</w:t>
      </w:r>
      <w:del w:id="8" w:author="ananda goldrath" w:date="2004-11-18T16:19:00Z">
        <w:r>
          <w:rPr>
            <w:rFonts w:eastAsia="Arial Unicode MS" w:cs="Arial" w:ascii="Arial" w:hAnsi="Arial"/>
          </w:rPr>
          <w:delText>ity</w:delText>
        </w:r>
      </w:del>
      <w:r>
        <w:rPr>
          <w:rFonts w:eastAsia="Arial Unicode MS" w:cs="Arial" w:ascii="Arial" w:hAnsi="Arial"/>
        </w:rPr>
        <w:t xml:space="preserve"> </w:t>
      </w:r>
      <w:ins w:id="9" w:author="ananda goldrath" w:date="2004-11-18T16:19:00Z">
        <w:r>
          <w:rPr>
            <w:rFonts w:eastAsia="Arial Unicode MS" w:cs="Arial" w:ascii="Arial" w:hAnsi="Arial"/>
          </w:rPr>
          <w:t xml:space="preserve">characteristic </w:t>
        </w:r>
      </w:ins>
      <w:r>
        <w:rPr>
          <w:rFonts w:eastAsia="Arial Unicode MS" w:cs="Arial" w:ascii="Arial" w:hAnsi="Arial"/>
        </w:rPr>
        <w:t xml:space="preserve">arises from a common molecular program. </w:t>
      </w:r>
      <w:del w:id="10" w:author="ananda goldrath" w:date="2004-11-18T16:19:00Z">
        <w:r>
          <w:rPr>
            <w:rFonts w:eastAsia="Arial Unicode MS" w:cs="Arial" w:ascii="Arial" w:hAnsi="Arial"/>
          </w:rPr>
          <w:delText xml:space="preserve">We compared </w:delText>
        </w:r>
      </w:del>
      <w:ins w:id="11" w:author="ananda goldrath" w:date="2004-11-18T16:19:00Z">
        <w:r>
          <w:rPr>
            <w:rFonts w:eastAsia="Arial Unicode MS" w:cs="Arial" w:ascii="Arial" w:hAnsi="Arial"/>
          </w:rPr>
          <w:t>T</w:t>
        </w:r>
      </w:ins>
      <w:del w:id="12" w:author="ananda goldrath" w:date="2004-11-18T16:19:00Z">
        <w:r>
          <w:rPr>
            <w:rFonts w:eastAsia="Arial Unicode MS" w:cs="Arial" w:ascii="Arial" w:hAnsi="Arial"/>
          </w:rPr>
          <w:delText>t</w:delText>
        </w:r>
      </w:del>
      <w:r>
        <w:rPr>
          <w:rFonts w:eastAsia="Arial Unicode MS" w:cs="Arial" w:ascii="Arial" w:hAnsi="Arial"/>
        </w:rPr>
        <w:t>he transcriptional profiles of memory, naïve and effector CD8</w:t>
      </w:r>
      <w:r>
        <w:rPr>
          <w:rFonts w:eastAsia="Arial Unicode MS" w:cs="Arial" w:ascii="Arial" w:hAnsi="Arial"/>
          <w:vertAlign w:val="superscript"/>
        </w:rPr>
        <w:t>+</w:t>
      </w:r>
      <w:r>
        <w:rPr>
          <w:rFonts w:eastAsia="Arial Unicode MS" w:cs="Arial" w:ascii="Arial" w:hAnsi="Arial"/>
        </w:rPr>
        <w:t xml:space="preserve"> T cells </w:t>
      </w:r>
      <w:ins w:id="13" w:author="ananda goldrath" w:date="2004-11-18T16:20:00Z">
        <w:r>
          <w:rPr>
            <w:rFonts w:eastAsia="Arial Unicode MS" w:cs="Arial" w:ascii="Arial" w:hAnsi="Arial"/>
          </w:rPr>
          <w:t xml:space="preserve">were compared </w:t>
        </w:r>
      </w:ins>
      <w:r>
        <w:rPr>
          <w:rFonts w:eastAsia="Arial Unicode MS" w:cs="Arial" w:ascii="Arial" w:hAnsi="Arial"/>
        </w:rPr>
        <w:t>with long-term hematopoietic stem cells, short-term hematopoietic stem cells, and lineage committed progenitors. Transcripts enriched in memory CD8</w:t>
      </w:r>
      <w:r>
        <w:rPr>
          <w:rFonts w:eastAsia="Arial Unicode MS" w:cs="Arial" w:ascii="Arial" w:hAnsi="Arial"/>
          <w:vertAlign w:val="superscript"/>
        </w:rPr>
        <w:t>+</w:t>
      </w:r>
      <w:r>
        <w:rPr>
          <w:rFonts w:eastAsia="Arial Unicode MS" w:cs="Arial" w:ascii="Arial" w:hAnsi="Arial"/>
        </w:rPr>
        <w:t xml:space="preserve"> T cells relative to naïve and effector T cells were also selectively enriched in long-term hematopoietic stem cells relative to their short-term and lineage committed counterparts. </w:t>
      </w:r>
      <w:del w:id="14" w:author="ananda goldrath" w:date="2004-11-18T16:20:00Z">
        <w:r>
          <w:rPr>
            <w:rFonts w:eastAsia="Arial Unicode MS" w:cs="Arial" w:ascii="Arial" w:hAnsi="Arial"/>
          </w:rPr>
          <w:delText>This provides direct evidence that</w:delText>
        </w:r>
      </w:del>
      <w:ins w:id="15" w:author="ananda goldrath" w:date="2004-11-18T16:20:00Z">
        <w:r>
          <w:rPr>
            <w:rFonts w:eastAsia="Arial Unicode MS" w:cs="Arial" w:ascii="Arial" w:hAnsi="Arial"/>
          </w:rPr>
          <w:t xml:space="preserve"> Thus,</w:t>
        </w:r>
      </w:ins>
      <w:r>
        <w:rPr>
          <w:rFonts w:eastAsia="Arial Unicode MS" w:cs="Arial" w:ascii="Arial" w:hAnsi="Arial"/>
        </w:rPr>
        <w:t xml:space="preserve"> the </w:t>
      </w:r>
      <w:del w:id="16" w:author="ananda goldrath" w:date="2004-11-18T16:21:00Z">
        <w:r>
          <w:rPr>
            <w:rFonts w:eastAsia="Arial Unicode MS" w:cs="Arial" w:ascii="Arial" w:hAnsi="Arial"/>
          </w:rPr>
          <w:delText>phenotypic similarities</w:delText>
        </w:r>
      </w:del>
      <w:ins w:id="17" w:author="ananda goldrath" w:date="2004-11-18T16:21:00Z">
        <w:r>
          <w:rPr>
            <w:rFonts w:eastAsia="Arial Unicode MS" w:cs="Arial" w:ascii="Arial" w:hAnsi="Arial"/>
          </w:rPr>
          <w:t xml:space="preserve">capacity for self-renewal shared by </w:t>
        </w:r>
      </w:ins>
      <w:del w:id="18" w:author="ananda goldrath" w:date="2004-11-18T16:21:00Z">
        <w:r>
          <w:rPr>
            <w:rFonts w:eastAsia="Arial Unicode MS" w:cs="Arial" w:ascii="Arial" w:hAnsi="Arial"/>
          </w:rPr>
          <w:delText xml:space="preserve"> between </w:delText>
        </w:r>
      </w:del>
      <w:r>
        <w:rPr>
          <w:rFonts w:eastAsia="Arial Unicode MS" w:cs="Arial" w:ascii="Arial" w:hAnsi="Arial"/>
        </w:rPr>
        <w:t>memory T cells and long-term hematopoietic stem cells correlate</w:t>
      </w:r>
      <w:ins w:id="19" w:author="ananda goldrath" w:date="2004-11-18T16:21:00Z">
        <w:r>
          <w:rPr>
            <w:rFonts w:eastAsia="Arial Unicode MS" w:cs="Arial" w:ascii="Arial" w:hAnsi="Arial"/>
          </w:rPr>
          <w:t>s</w:t>
        </w:r>
      </w:ins>
      <w:r>
        <w:rPr>
          <w:rFonts w:eastAsia="Arial Unicode MS" w:cs="Arial" w:ascii="Arial" w:hAnsi="Arial"/>
        </w:rPr>
        <w:t xml:space="preserve"> with a </w:t>
      </w:r>
      <w:del w:id="20" w:author="ananda goldrath" w:date="2004-11-18T16:21:00Z">
        <w:r>
          <w:rPr>
            <w:rFonts w:eastAsia="Arial Unicode MS" w:cs="Arial" w:ascii="Arial" w:hAnsi="Arial"/>
          </w:rPr>
          <w:delText>shared</w:delText>
        </w:r>
      </w:del>
      <w:ins w:id="21" w:author="ananda goldrath" w:date="2004-11-18T16:21:00Z">
        <w:r>
          <w:rPr>
            <w:rFonts w:eastAsia="Arial Unicode MS" w:cs="Arial" w:ascii="Arial" w:hAnsi="Arial"/>
          </w:rPr>
          <w:t>common</w:t>
        </w:r>
      </w:ins>
      <w:r>
        <w:rPr>
          <w:rFonts w:eastAsia="Arial Unicode MS" w:cs="Arial" w:ascii="Arial" w:hAnsi="Arial"/>
        </w:rPr>
        <w:t xml:space="preserve"> molecular program. Several of these shared transcripts have been shown to be involved in self-renewal</w:t>
      </w:r>
      <w:r>
        <w:rPr>
          <w:rFonts w:eastAsia="Arial Unicode MS" w:cs="Arial" w:ascii="Arial" w:hAnsi="Arial"/>
          <w:i/>
        </w:rPr>
        <w:t>.</w:t>
      </w:r>
      <w:r>
        <w:rPr>
          <w:rFonts w:eastAsia="Arial Unicode MS" w:cs="Arial" w:ascii="Arial" w:hAnsi="Arial"/>
        </w:rPr>
        <w:t xml:space="preserve"> We propose that these common transcripts provide a unique insight into the molecular pathways involved in homeostatic self-renewal within the adult hematopoietic system. </w:t>
      </w:r>
      <w:del w:id="22" w:author="ananda goldrath" w:date="2004-11-18T16:22:00Z">
        <w:r>
          <w:rPr>
            <w:rFonts w:eastAsia="Arial Unicode MS" w:cs="Arial" w:ascii="Arial" w:hAnsi="Arial"/>
            <w:i/>
          </w:rPr>
          <w:delText>Further analysis</w:delText>
        </w:r>
      </w:del>
      <w:ins w:id="23" w:author="ananda goldrath" w:date="2004-11-18T16:22:00Z">
        <w:r>
          <w:rPr>
            <w:rFonts w:eastAsia="Arial Unicode MS" w:cs="Arial" w:ascii="Arial" w:hAnsi="Arial"/>
            <w:i/>
          </w:rPr>
          <w:t>Study</w:t>
        </w:r>
      </w:ins>
      <w:r>
        <w:rPr>
          <w:rFonts w:eastAsia="Arial Unicode MS" w:cs="Arial" w:ascii="Arial" w:hAnsi="Arial"/>
          <w:i/>
        </w:rPr>
        <w:t xml:space="preserve"> of these molecular pathways will be essential in understanding the molecular basis for the maintenance of long-term immunological memory as well as steady state hematopoiesis.</w:t>
      </w:r>
    </w:p>
    <w:p>
      <w:pPr>
        <w:pStyle w:val="Normal"/>
        <w:spacing w:lineRule="auto" w:line="720" w:before="0" w:after="120"/>
        <w:jc w:val="both"/>
        <w:rPr>
          <w:rFonts w:ascii="Arial" w:hAnsi="Arial" w:cs="Arial"/>
          <w:u w:val="single"/>
        </w:rPr>
      </w:pPr>
      <w:r>
        <w:rPr>
          <w:rFonts w:cs="Arial" w:ascii="Arial" w:hAnsi="Arial"/>
          <w:u w:val="single"/>
        </w:rPr>
        <w:t>Introduction</w:t>
      </w:r>
    </w:p>
    <w:p>
      <w:pPr>
        <w:pStyle w:val="Normal"/>
        <w:spacing w:lineRule="auto" w:line="720" w:before="0" w:after="120"/>
        <w:ind w:firstLine="720"/>
        <w:jc w:val="both"/>
        <w:rPr/>
      </w:pPr>
      <w:del w:id="24" w:author="ananda goldrath" w:date="2004-11-18T16:22:00Z">
        <w:r>
          <w:rPr>
            <w:rFonts w:cs="Arial" w:ascii="Arial" w:hAnsi="Arial"/>
          </w:rPr>
          <w:delText xml:space="preserve">The </w:delText>
        </w:r>
      </w:del>
      <w:ins w:id="25" w:author="ananda goldrath" w:date="2004-11-18T16:22:00Z">
        <w:r>
          <w:rPr>
            <w:rFonts w:cs="Arial" w:ascii="Arial" w:hAnsi="Arial"/>
          </w:rPr>
          <w:t xml:space="preserve">One </w:t>
        </w:r>
      </w:ins>
      <w:r>
        <w:rPr>
          <w:rFonts w:cs="Arial" w:ascii="Arial" w:hAnsi="Arial"/>
        </w:rPr>
        <w:t xml:space="preserve">hallmark of the adaptive immune response is </w:t>
      </w:r>
      <w:del w:id="26" w:author="ananda goldrath" w:date="2004-11-18T16:22:00Z">
        <w:r>
          <w:rPr>
            <w:rFonts w:cs="Arial" w:ascii="Arial" w:hAnsi="Arial"/>
          </w:rPr>
          <w:delText xml:space="preserve">its </w:delText>
        </w:r>
      </w:del>
      <w:ins w:id="27" w:author="ananda goldrath" w:date="2004-11-18T16:22:00Z">
        <w:r>
          <w:rPr>
            <w:rFonts w:cs="Arial" w:ascii="Arial" w:hAnsi="Arial"/>
          </w:rPr>
          <w:t xml:space="preserve">it’s the </w:t>
        </w:r>
      </w:ins>
      <w:r>
        <w:rPr>
          <w:rFonts w:cs="Arial" w:ascii="Arial" w:hAnsi="Arial"/>
        </w:rPr>
        <w:t xml:space="preserve">ability to </w:t>
      </w:r>
      <w:del w:id="28" w:author="ananda goldrath" w:date="2004-11-18T16:22:00Z">
        <w:r>
          <w:rPr>
            <w:rFonts w:cs="Arial" w:ascii="Arial" w:hAnsi="Arial"/>
          </w:rPr>
          <w:delText xml:space="preserve">remember </w:delText>
        </w:r>
      </w:del>
      <w:ins w:id="29" w:author="ananda goldrath" w:date="2004-11-18T16:22:00Z">
        <w:r>
          <w:rPr>
            <w:rFonts w:cs="Arial" w:ascii="Arial" w:hAnsi="Arial"/>
          </w:rPr>
          <w:t>respond more effectively upon re-encountering a pathoge</w:t>
        </w:r>
      </w:ins>
      <w:ins w:id="30" w:author="ananda goldrath" w:date="2004-11-18T16:24:00Z">
        <w:r>
          <w:rPr>
            <w:rFonts w:cs="Arial" w:ascii="Arial" w:hAnsi="Arial"/>
          </w:rPr>
          <w:t>n</w:t>
        </w:r>
      </w:ins>
      <w:ins w:id="31" w:author="ananda goldrath" w:date="2004-11-18T16:23:00Z">
        <w:r>
          <w:rPr>
            <w:rFonts w:cs="Arial" w:ascii="Arial" w:hAnsi="Arial"/>
          </w:rPr>
          <w:t>—</w:t>
        </w:r>
      </w:ins>
      <w:ins w:id="32" w:author="ananda goldrath" w:date="2004-11-18T16:22:00Z">
        <w:r>
          <w:rPr>
            <w:rFonts w:cs="Arial" w:ascii="Arial" w:hAnsi="Arial"/>
          </w:rPr>
          <w:t xml:space="preserve">thus </w:t>
        </w:r>
      </w:ins>
      <w:ins w:id="33" w:author="ananda goldrath" w:date="2004-11-18T16:23:00Z">
        <w:r>
          <w:rPr>
            <w:rFonts w:cs="Arial" w:ascii="Arial" w:hAnsi="Arial"/>
          </w:rPr>
          <w:t>“remembering</w:t>
        </w:r>
      </w:ins>
      <w:ins w:id="34" w:author="ananda goldrath" w:date="2004-11-18T16:24:00Z">
        <w:r>
          <w:rPr>
            <w:rFonts w:cs="Arial" w:ascii="Arial" w:hAnsi="Arial"/>
          </w:rPr>
          <w:t xml:space="preserve">” a </w:t>
        </w:r>
      </w:ins>
      <w:r>
        <w:rPr>
          <w:rFonts w:cs="Arial" w:ascii="Arial" w:hAnsi="Arial"/>
        </w:rPr>
        <w:t>prior pathogenic exposure</w:t>
      </w:r>
      <w:del w:id="35" w:author="ananda goldrath" w:date="2004-11-18T16:24:00Z">
        <w:r>
          <w:rPr>
            <w:rFonts w:cs="Arial" w:ascii="Arial" w:hAnsi="Arial"/>
          </w:rPr>
          <w:delText>s</w:delText>
        </w:r>
      </w:del>
      <w:r>
        <w:rPr>
          <w:rFonts w:cs="Arial" w:ascii="Arial" w:hAnsi="Arial"/>
        </w:rPr>
        <w:t xml:space="preserve">. The ‘memory’ response that results upon </w:t>
      </w:r>
      <w:del w:id="36" w:author="ananda goldrath" w:date="2004-11-18T16:24:00Z">
        <w:r>
          <w:rPr>
            <w:rFonts w:cs="Arial" w:ascii="Arial" w:hAnsi="Arial"/>
          </w:rPr>
          <w:delText xml:space="preserve">second </w:delText>
        </w:r>
      </w:del>
      <w:ins w:id="37" w:author="ananda goldrath" w:date="2004-11-18T16:24:00Z">
        <w:r>
          <w:rPr>
            <w:rFonts w:cs="Arial" w:ascii="Arial" w:hAnsi="Arial"/>
          </w:rPr>
          <w:t>re-</w:t>
        </w:r>
      </w:ins>
      <w:r>
        <w:rPr>
          <w:rFonts w:cs="Arial" w:ascii="Arial" w:hAnsi="Arial"/>
        </w:rPr>
        <w:t>exposure to a pathogen is larger and more rapid than the initial ‘naïve’ response, providing a more robust control of the infection. Memory responses to most pathogens require the development of memory T and B cells, which along with long-lived antibody secreting B cells called plasma cells provide the cellular basis for successful vaccination.</w:t>
      </w:r>
    </w:p>
    <w:p>
      <w:pPr>
        <w:pStyle w:val="Normal"/>
        <w:tabs>
          <w:tab w:val="clear" w:pos="720"/>
          <w:tab w:val="left" w:pos="7020" w:leader="none"/>
        </w:tabs>
        <w:spacing w:lineRule="auto" w:line="720" w:before="0" w:after="120"/>
        <w:ind w:firstLine="720"/>
        <w:jc w:val="both"/>
        <w:rPr>
          <w:del w:id="44" w:author="ananda goldrath" w:date="2004-11-18T16:30:00Z"/>
        </w:rPr>
      </w:pPr>
      <w:r>
        <w:rPr>
          <w:rFonts w:cs="Arial" w:ascii="Arial" w:hAnsi="Arial"/>
        </w:rPr>
        <w:t xml:space="preserve">Recent developments in the enumeration and characterization of </w:t>
      </w:r>
      <w:del w:id="38" w:author="ananda goldrath" w:date="2004-11-18T16:29:00Z">
        <w:r>
          <w:rPr>
            <w:rFonts w:cs="Arial" w:ascii="Arial" w:hAnsi="Arial"/>
          </w:rPr>
          <w:delText>individual clonal</w:delText>
        </w:r>
      </w:del>
      <w:ins w:id="39" w:author="ananda goldrath" w:date="2004-11-18T16:29:00Z">
        <w:r>
          <w:rPr>
            <w:rFonts w:cs="Arial" w:ascii="Arial" w:hAnsi="Arial"/>
          </w:rPr>
          <w:t>antigen-specific</w:t>
        </w:r>
      </w:ins>
      <w:r>
        <w:rPr>
          <w:rFonts w:cs="Arial" w:ascii="Arial" w:hAnsi="Arial"/>
        </w:rPr>
        <w:t xml:space="preserve"> CD8</w:t>
      </w:r>
      <w:r>
        <w:rPr>
          <w:rFonts w:cs="Arial" w:ascii="Arial" w:hAnsi="Arial"/>
          <w:vertAlign w:val="superscript"/>
        </w:rPr>
        <w:t>+</w:t>
      </w:r>
      <w:r>
        <w:rPr>
          <w:rFonts w:cs="Arial" w:ascii="Arial" w:hAnsi="Arial"/>
        </w:rPr>
        <w:t xml:space="preserve"> T cell populations have allowed for a more detailed picture of the cellular dynamics underlying </w:t>
      </w:r>
      <w:ins w:id="40" w:author="ananda goldrath" w:date="2004-11-18T16:29:00Z">
        <w:r>
          <w:rPr>
            <w:rFonts w:cs="Arial" w:ascii="Arial" w:hAnsi="Arial"/>
          </w:rPr>
          <w:t xml:space="preserve">the formation and maintenace of </w:t>
        </w:r>
      </w:ins>
      <w:r>
        <w:rPr>
          <w:rFonts w:cs="Arial" w:ascii="Arial" w:hAnsi="Arial"/>
        </w:rPr>
        <w:t xml:space="preserve">T cell memory (reviewed in </w:t>
      </w:r>
      <w:r>
        <w:fldChar w:fldCharType="begin"/>
      </w:r>
      <w:r>
        <w:rPr>
          <w:rFonts w:cs="Arial" w:ascii="Arial" w:hAnsi="Arial"/>
        </w:rPr>
        <w:instrText xml:space="preserve"> ADDIN EN.CITE &lt;EndNote&gt;&lt;Cite&gt;&lt;Author&gt;Schluns&lt;/Author&gt;&lt;Year&gt;2003&lt;/Year&gt;&lt;RecNum&gt;3&lt;/RecNum&gt;&lt;record&gt;&lt;database name="lrp1-Converted.enl" path="C:\K\Resubmission\lrp1-Converted.enl"&gt;lrp1-Converted.enl&lt;/database&gt;&lt;source-app name="EndNote" version="8.0"&gt;EndNote&lt;/source-app&gt;&lt;rec-number&gt;3&lt;/rec-number&gt;&lt;ref-type name="Journal Article"&gt;17&lt;/ref-type&gt;&lt;contributors&gt;&lt;authors&gt;&lt;author&gt;&lt;style face="normal" font="default" size="100%"&gt;Schluns, K. S.&lt;/style&gt;&lt;/author&gt;&lt;author&gt;&lt;style face="normal" font="default" size="100%"&gt;Lefrancois, L.&lt;/style&gt;&lt;/author&gt;&lt;/authors&gt;&lt;/contributors&gt;&lt;titles&gt;&lt;title&gt;&lt;style face="normal" font="default" size="100%"&gt;Cytokine control of memory T-cell development and survival&lt;/style&gt;&lt;/title&gt;&lt;secondary-title&gt;&lt;style face="normal" font="default" size="100%"&gt;Nature Reviews. Immunology.&lt;/style&gt;&lt;/secondary-title&gt;&lt;/titles&gt;&lt;pages&gt;&lt;style face="normal" font="default" size="100%"&gt;269-79&lt;/style&gt;&lt;/pages&gt;&lt;volume&gt;&lt;style face="normal" font="default" size="100%"&gt;3&lt;/style&gt;&lt;/volume&gt;&lt;number&gt;&lt;style face="normal" font="default" size="100%"&gt;4&lt;/style&gt;&lt;/number&gt;&lt;keywords&gt;&lt;keyword&gt;&lt;style face="normal" font="default" size="100%"&gt;Animal&lt;/style&gt;&lt;/keyword&gt;&lt;keyword&gt;&lt;style face="normal" font="default" size="100%"&gt;Antigens&lt;/style&gt;&lt;/keyword&gt;&lt;keyword&gt;&lt;style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Differentiation/im [Immunology]&lt;/style&gt;&lt;/keyword&gt;&lt;keyword&gt;&lt;style face="normal" font="default" size="100%"&gt;Cell Survival/im [Immunology]&lt;/style&gt;&lt;/keyword&gt;&lt;keyword&gt;&lt;style face="normal" font="default" size="100%"&gt;Cytokines/ge [Genetics]&lt;/style&gt;&lt;/keyword&gt;&lt;keyword&gt;&lt;style face="normal" font="default" size="100%"&gt;*Cytokines/ph [Physiology]&lt;/style&gt;&lt;/keyword&gt;&lt;keyword&gt;&lt;style face="normal" font="default" size="100%"&gt;Gene Expression&lt;/style&gt;&lt;/keyword&gt;&lt;keyword&gt;&lt;style face="normal" font="default" size="100%"&gt;Human&lt;/style&gt;&lt;/keyword&gt;&lt;keyword&gt;&lt;style face="normal" font="default" size="100%"&gt;*Immunologic Memory&lt;/style&gt;&lt;/keyword&gt;&lt;keyword&gt;&lt;style face="normal" font="default" size="100%"&gt;Interleukin-15/ph [Physiology]&lt;/style&gt;&lt;/keyword&gt;&lt;keyword&gt;&lt;style face="normal" font="default" size="100%"&gt;Interleukin-2/ph [Physiology]&lt;/style&gt;&lt;/keyword&gt;&lt;keyword&gt;&lt;style face="normal" font="default" size="100%"&gt;Interleukin-7/ph [Physiology]&lt;/style&gt;&lt;/keyword&gt;&lt;keyword&gt;&lt;style face="normal" font="default" size="100%"&gt;Lymphocyte Activation&lt;/style&gt;&lt;/keyword&gt;&lt;keyword&gt;&lt;style face="normal" font="default" size="100%"&gt;Models, Immunological&lt;/style&gt;&lt;/keyword&gt;&lt;keyword&gt;&lt;style face="normal" font="default" size="100%"&gt;Receptors, Cytokine/ge [Genetics]&lt;/style&gt;&lt;/keyword&gt;&lt;keyword&gt;&lt;style face="normal" font="default" size="100%"&gt;Receptors, Cytokine/ph [Physiology]&lt;/style&gt;&lt;/keyword&gt;&lt;keyword&gt;&lt;style face="normal" font="default" size="100%"&gt;Receptors, Interleukin-2/ph [Physiology]&lt;/style&gt;&lt;/keyword&gt;&lt;keyword&gt;&lt;style face="normal" font="default" size="100%"&gt;Receptors, Interleukin-7/ph [Physiology]&lt;/style&gt;&lt;/keyword&gt;&lt;keyword&gt;&lt;style face="normal" font="default" size="100%"&gt;Support, U.S. Gov&amp;apos;t, P.H.S.&lt;/style&gt;&lt;/keyword&gt;&lt;keyword&gt;&lt;style face="normal" font="default" size="100%"&gt;T-Lymphocyte Subsets/cy [Cytology]&lt;/style&gt;&lt;/keyword&gt;&lt;keyword&gt;&lt;style face="normal" font="default" size="100%"&gt;T-Lymphocyte Subsets/im [Immunology]&lt;/style&gt;&lt;/keyword&gt;&lt;/keywords&gt;&lt;dates&gt;&lt;year&gt;&lt;style face="normal" font="default" size="100%"&gt;2003&lt;/style&gt;&lt;/year&gt;&lt;/dates&gt;&lt;urls&gt;&lt;/urls&gt;&lt;/record&gt;&lt;/Cite&gt;&lt;Cite&gt;&lt;Author&gt;Kaech&lt;/Author&gt;&lt;Year&gt;2002&lt;/Year&gt;&lt;RecNum&gt;4&lt;/RecNum&gt;&lt;record&gt;&lt;database name="lrp1-Converted.enl" path="C:\K\Resubmission\lrp1-Converted.enl"&gt;lrp1-Converted.enl&lt;/database&gt;&lt;source-app name="EndNote" version="8.0"&gt;EndNote&lt;/source-app&gt;&lt;rec-number&gt;4&lt;/rec-number&gt;&lt;ref-type name="Journal Article"&gt;17&lt;/ref-type&gt;&lt;contributors&gt;&lt;authors&gt;&lt;author&gt;&lt;style face="normal" font="default" size="100%"&gt;Kaech, S. M.&lt;/style&gt;&lt;/author&gt;&lt;author&gt;&lt;style face="normal" font="default" size="100%"&gt;Wherry, E. J.&lt;/style&gt;&lt;/author&gt;&lt;author&gt;&lt;style face="normal" font="default" size="100%"&gt;Ahmed, R.&lt;/style&gt;&lt;/author&gt;&lt;/authors&gt;&lt;/contributors&gt;&lt;titles&gt;&lt;title&gt;&lt;style face="normal" font="default" size="100%"&gt;Effector and memory T-cell differentiation: implications for vaccine development&lt;/style&gt;&lt;/title&gt;&lt;secondary-title&gt;&lt;style face="normal" font="default" size="100%"&gt;Nature Reviews. Immunology.&lt;/style&gt;&lt;/secondary-title&gt;&lt;/titles&gt;&lt;pages&gt;&lt;style face="normal" font="default" size="100%"&gt;251-62&lt;/style&gt;&lt;/pages&gt;&lt;volume&gt;&lt;style face="normal" font="default" size="100%"&gt;2&lt;/style&gt;&lt;/volume&gt;&lt;number&gt;&lt;style face="normal" font="default" size="100%"&gt;4&lt;/style&gt;&lt;/number&gt;&lt;keywords&gt;&lt;keyword&gt;&lt;style face="normal" font="default" size="100%"&gt;Animal&lt;/style&gt;&lt;/keyword&gt;&lt;keyword&gt;&lt;style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Differentiation&lt;/style&gt;&lt;/keyword&gt;&lt;keyword&gt;&lt;style face="normal" font="default" size="100%"&gt;Human&lt;/style&gt;&lt;/keyword&gt;&lt;keyword&gt;&lt;style face="normal" font="default" size="100%"&gt;*Immunologic Memory&lt;/style&gt;&lt;/keyword&gt;&lt;keyword&gt;&lt;style face="normal" font="default" size="100%"&gt;T-Lymphocytes/cy [Cytology]&lt;/style&gt;&lt;/keyword&gt;&lt;keyword&gt;&lt;style face="normal" font="default" size="100%"&gt;*T-Lymphocytes/im [Immunology]&lt;/style&gt;&lt;/keyword&gt;&lt;keyword&gt;&lt;style face="normal" font="default" size="100%"&gt;*Vaccines/im [Immunology]&lt;/style&gt;&lt;/keyword&gt;&lt;/keywords&gt;&lt;dates&gt;&lt;year&gt;&lt;style face="normal" font="default" size="100%"&gt;2002&lt;/style&gt;&lt;/year&gt;&lt;/dates&gt;&lt;urls&gt;&lt;/urls&gt;&lt;/record&gt;&lt;/Cite&gt;&lt;Cite&gt;&lt;Author&gt;Seder&lt;/Author&gt;&lt;Year&gt;2003&lt;/Year&gt;&lt;RecNum&gt;1&lt;/RecNum&gt;&lt;record&gt;&lt;database name="lrp1-Converted.enl" path="C:\K\Resubmission\lrp1-Converted.enl"&gt;lrp1-Converted.enl&lt;/database&gt;&lt;source-app name="EndNote" version="8.0"&gt;EndNote&lt;/source-app&gt;&lt;rec-number&gt;1&lt;/rec-number&gt;&lt;ref-type name="Journal Article"&gt;17&lt;/ref-type&gt;&lt;contributors&gt;&lt;authors&gt;&lt;author&gt;&lt;style face="normal" font="default" size="100%"&gt;Seder, R. A.&lt;/style&gt;&lt;/author&gt;&lt;author&gt;&lt;style face="normal" font="default" size="100%"&gt;Ahmed, R.&lt;/style&gt;&lt;/author&gt;&lt;/authors&gt;&lt;/contributors&gt;&lt;titles&gt;&lt;title&gt;&lt;style face="normal" font="default" size="100%"&gt;Similarities and differences in CD4+ and CD8+ effector and memory T cell generation&lt;/style&gt;&lt;/title&gt;&lt;secondary-title&gt;&lt;style face="normal" font="default" size="100%"&gt;Nature Immunology.&lt;/style&gt;&lt;/secondary-title&gt;&lt;/titles&gt;&lt;pages&gt;&lt;style face="normal" font="default" size="100%"&gt;835-42&lt;/style&gt;&lt;/pages&gt;&lt;volume&gt;&lt;style face="normal" font="default" size="100%"&gt;4&lt;/style&gt;&lt;/volume&gt;&lt;number&gt;&lt;style face="normal" font="default" size="100%"&gt;9&lt;/style&gt;&lt;/number&gt;&lt;keywords&gt;&lt;keyword&gt;&lt;style face="normal" font="default" size="100%"&gt;Animal&lt;/style&gt;&lt;/keyword&gt;&lt;keyword&gt;&lt;style face="normal" font="default" size="100%"&gt;Apoptosis/im [Immunology]&lt;/style&gt;&lt;/keyword&gt;&lt;keyword&gt;&lt;style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size="100%"&gt;Cell Differentiation/im [Immunology]&lt;/style&gt;&lt;/keyword&gt;&lt;keyword&gt;&lt;style face="normal" font="default" size="100%"&gt;Comparative Study&lt;/style&gt;&lt;/keyword&gt;&lt;keyword&gt;&lt;style face="normal" font="default" size="100%"&gt;Human&lt;/style&gt;&lt;/keyword&gt;&lt;keyword&gt;&lt;style face="normal" font="default" size="100%"&gt;*Immunologic Memory/im [Immunology]&lt;/style&gt;&lt;/keyword&gt;&lt;keyword&gt;&lt;style face="normal" font="default" size="100%"&gt;Lymphocyte Activation/im [Immunology]&lt;/style&gt;&lt;/keyword&gt;&lt;keyword&gt;&lt;style face="normal" font="default" size="100%"&gt;*T-Lymphocytes, Suppressor-Effector/im [Immunology]&lt;/style&gt;&lt;/keyword&gt;&lt;/keywords&gt;&lt;dates&gt;&lt;year&gt;&lt;style face="normal" font="default" size="100%"&gt;2003&lt;/style&gt;&lt;/year&gt;&lt;/dates&gt;&lt;urls&gt;&lt;/urls&gt;&lt;/record&gt;&lt;/Cite&gt;&lt;Cite&gt;&lt;Author&gt;Masopust&lt;/Author&gt;&lt;Year&gt;2003&lt;/Year&gt;&lt;RecNum&gt;2&lt;/RecNum&gt;&lt;record&gt;&lt;database name="lrp1-Converted.enl" path="C:\K\Resubmission\lrp1-Converted.enl"&gt;lrp1-Converted.enl&lt;/database&gt;&lt;source-app name="EndNote" version="8.0"&gt;EndNote&lt;/source-app&gt;&lt;rec-number&gt;2&lt;/rec-number&gt;&lt;ref-type name="Journal Article"&gt;17&lt;/ref-type&gt;&lt;contributors&gt;&lt;authors&gt;&lt;author&gt;&lt;style face="normal" font="default" size="100%"&gt;Masopust, D.&lt;/style&gt;&lt;/author&gt;&lt;author&gt;&lt;style face="normal" font="default" size="100%"&gt;Lefrancois, L.&lt;/style&gt;&lt;/author&gt;&lt;/authors&gt;&lt;/contributors&gt;&lt;titles&gt;&lt;title&gt;&lt;style face="normal" font="default" size="100%"&gt;CD8 T-cell memory: the other half of the story&lt;/style&gt;&lt;/title&gt;&lt;secondary-title&gt;&lt;style face="normal" font="default" size="100%"&gt;Microbes &amp;amp; Infection.&lt;/style&gt;&lt;/secondary-title&gt;&lt;/titles&gt;&lt;pages&gt;&lt;style face="normal" font="default" size="100%"&gt;221-6&lt;/style&gt;&lt;/pages&gt;&lt;volume&gt;&lt;style face="normal" font="default" size="100%"&gt;5&lt;/style&gt;&lt;/volume&gt;&lt;number&gt;&lt;style face="normal" font="default" size="100%"&gt;3&lt;/style&gt;&lt;/number&gt;&lt;keywords&gt;&lt;keyword&gt;&lt;style face="normal" font="default" size="100%"&gt;Animal&lt;/style&gt;&lt;/keyword&gt;&lt;keyword&gt;&lt;style face="normal" font="default" size="100%"&gt;*CD8-Positive T-Lymphocytes/im [Immunology]&lt;/style&gt;&lt;/keyword&gt;&lt;keyword&gt;&lt;style face="normal" font="default" size="100%"&gt;*Cell Movement&lt;/style&gt;&lt;/keyword&gt;&lt;keyword&gt;&lt;style face="normal" font="default" size="100%"&gt;Human&lt;/style&gt;&lt;/keyword&gt;&lt;keyword&gt;&lt;style face="normal" font="default" size="100%"&gt;*Immunologic Memory&lt;/style&gt;&lt;/keyword&gt;&lt;keyword&gt;&lt;style face="normal" font="default" size="100%"&gt;*Infection/im [Immunology]&lt;/style&gt;&lt;/keyword&gt;&lt;keyword&gt;&lt;style face="normal" font="default" size="100%"&gt;Intestinal Mucosa/im [Immunology]&lt;/style&gt;&lt;/keyword&gt;&lt;keyword&gt;&lt;style face="normal" font="default" size="100%"&gt;Liver/im [Immunology]&lt;/style&gt;&lt;/keyword&gt;&lt;keyword&gt;&lt;style face="normal" font="default" size="100%"&gt;Lung/im [Immunology]&lt;/style&gt;&lt;/keyword&gt;&lt;keyword&gt;&lt;style face="normal" font="default" size="100%"&gt;Mice&lt;/style&gt;&lt;/keyword&gt;&lt;keyword&gt;&lt;style face="normal" font="default" size="100%"&gt;Support, U.S. Gov&amp;apos;t, P.H.S.&lt;/style&gt;&lt;/keyword&gt;&lt;/keywords&gt;&lt;dates&gt;&lt;year&gt;&lt;style face="normal" font="default" size="100%"&gt;2003&lt;/style&gt;&lt;/year&gt;&lt;/dates&gt;&lt;urls&gt;&lt;/urls&gt;&lt;/record&gt;&lt;/Cite&gt;&lt;/EndNote&gt;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[1-4]</w:t>
      </w:r>
      <w:r>
        <w:rPr>
          <w:rFonts w:cs="Arial" w:ascii="Arial" w:hAnsi="Arial"/>
        </w:rPr>
      </w:r>
      <w:r>
        <w:rPr>
          <w:rFonts w:cs="Arial" w:ascii="Arial" w:hAnsi="Arial"/>
        </w:rPr>
        <w:fldChar w:fldCharType="end"/>
      </w:r>
      <w:r>
        <w:rPr>
          <w:rFonts w:cs="Arial" w:ascii="Arial" w:hAnsi="Arial"/>
        </w:rPr>
        <w:t xml:space="preserve">). </w:t>
      </w:r>
      <w:del w:id="41" w:author="ananda goldrath" w:date="2004-11-18T16:30:00Z">
        <w:r>
          <w:rPr>
            <w:rFonts w:cs="Arial" w:ascii="Arial" w:hAnsi="Arial"/>
          </w:rPr>
          <w:delText xml:space="preserve">T cells develop their unique specificity through the process of T cell receptor rearrangement and positive and negative selection in the thymus </w:delText>
        </w:r>
      </w:del>
      <w:r>
        <w:fldChar w:fldCharType="begin"/>
      </w:r>
      <w:r>
        <w:rPr>
          <w:rFonts w:cs="Arial" w:ascii="Arial" w:hAnsi="Arial"/>
        </w:rPr>
        <w:instrText xml:space="preserve"> ADDIN EN.CITE &lt;EndNote&gt;&lt;Cite ExcludeYear="1"&gt;&lt;Author&gt;Starr&lt;/Author&gt;&lt;RecNum&gt;251&lt;/RecNum&gt;&lt;record&gt;&lt;database name="lrp1-Converted.enl" path="C:\K\Resubmission\lrp1-Converted.enl"&gt;lrp1-Converted.enl&lt;/database&gt;&lt;source-app name="EndNote" version="8.0"&gt;EndNote&lt;/source-app&gt;&lt;rec-number&gt;251&lt;/rec-number&gt;&lt;ref-type name="Journal Article"&gt;17&lt;/ref-type&gt;&lt;contributors&gt;&lt;authors&gt;&lt;author&gt;&lt;style face="normal" font="default" size="100%"&gt;Starr, T. K.&lt;/style&gt;&lt;/author&gt;&lt;author&gt;&lt;style face="normal" font="default" size="100%"&gt;Jameson, S. C.&lt;/style&gt;&lt;/author&gt;&lt;author&gt;&lt;style face="normal" font="default" size="100%"&gt;Hogquist, K. A.&lt;/style&gt;&lt;/author&gt;&lt;/authors&gt;&lt;/contributors&gt;&lt;titles&gt;&lt;title&gt;&lt;style face="normal" font="default" size="100%"&gt;Positive and negative selection of T cells&lt;/style&gt;&lt;/title&gt;&lt;/titles&gt;&lt;pages&gt;&lt;style face="normal" font="default" size="100%"&gt;139-76. Epub 2002 Oct 16.&lt;/style&gt;&lt;/pages&gt;&lt;keywords&gt;&lt;keyword&gt;&lt;style face="normal" font="default" size="100%"&gt;0 (Receptors, Antigen, T-Cell)&lt;/style&gt;&lt;/keyword&gt;&lt;keyword&gt;&lt;style face="normal" font="default" size="100%"&gt;0 (Transcription Factors)&lt;/style&gt;&lt;/keyword&gt;&lt;keyword&gt;&lt;style face="normal" font="default" size="100%"&gt;Animals&lt;/style&gt;&lt;/keyword&gt;&lt;keyword&gt;&lt;style face="normal" font="default" size="100%"&gt;Cell Differentiation&lt;/style&gt;&lt;/keyword&gt;&lt;keyword&gt;&lt;style face="normal" font="default" size="100%"&gt;Clonal Deletion&lt;/style&gt;&lt;/keyword&gt;&lt;keyword&gt;&lt;style face="normal" font="default" size="100%"&gt;Epithelial Cells/immunology&lt;/style&gt;&lt;/keyword&gt;&lt;keyword&gt;&lt;style face="normal" font="default" size="100%"&gt;Gene Rearrangement, alpha-Chain T-Cell Antigen Receptor&lt;/style&gt;&lt;/keyword&gt;&lt;keyword&gt;&lt;style face="normal" font="default" size="100%"&gt;Human&lt;/style&gt;&lt;/keyword&gt;&lt;keyword&gt;&lt;style face="normal" font="default" size="100%"&gt;Mice&lt;/style&gt;&lt;/keyword&gt;&lt;keyword&gt;&lt;style face="normal" font="default" size="100%"&gt;Models, Immunological&lt;/style&gt;&lt;/keyword&gt;&lt;keyword&gt;&lt;style face="normal" font="default" size="100%"&gt;Receptors, Antigen, T-Cell/metabolism&lt;/style&gt;&lt;/keyword&gt;&lt;keyword&gt;&lt;style face="normal" font="default" size="100%"&gt;Signal Transduction&lt;/style&gt;&lt;/keyword&gt;&lt;keyword&gt;&lt;style face="normal" font="default" size="100%"&gt;T-Lymphocytes/cytology/*immunology/metabolism&lt;/style&gt;&lt;/keyword&gt;&lt;keyword&gt;&lt;style face="normal" font="default" size="100%"&gt;Thymus Gland/cytology/immunology&lt;/style&gt;&lt;/keyword&gt;&lt;keyword&gt;&lt;style face="normal" font="default" size="100%"&gt;Transcription Factors/metabolism&lt;/style&gt;&lt;/keyword&gt;&lt;/keywords&gt;&lt;dates&gt;&lt;/dates&gt;&lt;urls&gt;&lt;/urls&gt;&lt;/record&gt;&lt;/Cite&gt;&lt;/EndNote&gt;</w:instrText>
      </w:r>
      <w:r>
        <w:rPr>
          <w:rFonts w:cs="Arial" w:ascii="Arial" w:hAnsi="Arial"/>
        </w:rPr>
      </w:r>
      <w:r>
        <w:rPr>
          <w:rFonts w:cs="Arial" w:ascii="Arial" w:hAnsi="Arial"/>
        </w:rPr>
        <w:fldChar w:fldCharType="separate"/>
      </w:r>
      <w:r>
        <w:rPr>
          <w:rFonts w:cs="Arial" w:ascii="Arial" w:hAnsi="Arial"/>
        </w:rPr>
      </w:r>
      <w:del w:id="42" w:author="ananda goldrath" w:date="2004-11-18T16:30:00Z">
        <w:r>
          <w:rPr>
            <w:rFonts w:cs="Arial" w:ascii="Arial" w:hAnsi="Arial"/>
          </w:rPr>
          <w:delText>[5]</w:delText>
        </w:r>
      </w:del>
      <w:r>
        <w:rPr>
          <w:rFonts w:cs="Arial" w:ascii="Arial" w:hAnsi="Arial"/>
        </w:rPr>
      </w:r>
      <w:r>
        <w:rPr>
          <w:rFonts w:cs="Arial" w:ascii="Arial" w:hAnsi="Arial"/>
        </w:rPr>
        <w:fldChar w:fldCharType="end"/>
      </w:r>
      <w:del w:id="43" w:author="ananda goldrath" w:date="2004-11-18T16:30:00Z">
        <w:r>
          <w:rPr>
            <w:rFonts w:cs="Arial" w:ascii="Arial" w:hAnsi="Arial"/>
          </w:rPr>
          <w:delText xml:space="preserve">. Once a T cell precursor has successfully rearranged its T cell receptor (TCR) and survived thymic selection, it exits the thymus and homes to secondary lymphoid organs. All the subsequent progeny of that original post-thymic T cell will express its unique TCR, providing a marker by which differentiation in the periphery can be followed at the clonal level. </w:delText>
        </w:r>
      </w:del>
    </w:p>
    <w:p>
      <w:pPr>
        <w:pStyle w:val="Normal"/>
        <w:widowControl/>
        <w:tabs>
          <w:tab w:val="clear" w:pos="720"/>
          <w:tab w:val="left" w:pos="7020" w:leader="none"/>
        </w:tabs>
        <w:bidi w:val="0"/>
        <w:spacing w:lineRule="auto" w:line="720" w:before="0" w:after="120"/>
        <w:ind w:firstLine="720"/>
        <w:jc w:val="both"/>
        <w:rPr>
          <w:rFonts w:ascii="Arial" w:hAnsi="Arial" w:cs="Arial"/>
          <w:ins w:id="46" w:author="ananda goldrath" w:date="2004-11-18T16:30:00Z"/>
        </w:rPr>
      </w:pPr>
      <w:del w:id="45" w:author="ananda goldrath" w:date="2004-11-18T16:30:00Z">
        <w:r>
          <w:rPr>
            <w:rFonts w:cs="Arial" w:ascii="Arial" w:hAnsi="Arial"/>
          </w:rPr>
          <w:delText xml:space="preserve">Mature, post-thymic T cells are referred to as naïve T cells. </w:delText>
        </w:r>
      </w:del>
    </w:p>
    <w:p>
      <w:pPr>
        <w:pStyle w:val="Normal"/>
        <w:spacing w:lineRule="auto" w:line="720" w:before="0" w:after="120"/>
        <w:ind w:firstLine="720"/>
        <w:jc w:val="both"/>
        <w:rPr/>
      </w:pPr>
      <w:del w:id="47" w:author="ananda goldrath" w:date="2004-11-18T16:32:00Z">
        <w:r>
          <w:rPr>
            <w:rFonts w:cs="Arial" w:ascii="Arial" w:hAnsi="Arial"/>
          </w:rPr>
          <w:delText xml:space="preserve">In immune-competent, unstimulated hosts, naive T cells rarely if ever divide </w:delText>
        </w:r>
      </w:del>
      <w:r>
        <w:fldChar w:fldCharType="begin"/>
      </w:r>
      <w:r>
        <w:rPr>
          <w:rFonts w:cs="Arial" w:ascii="Arial" w:hAnsi="Arial"/>
        </w:rPr>
        <w:instrText xml:space="preserve"> ADDIN EN.CITE &lt;EndNote&gt;&lt;Cite&gt;&lt;Author&gt;Sprent&lt;/Author&gt;&lt;Year&gt;2003&lt;/Year&gt;&lt;RecNum&gt;252&lt;/RecNum&gt;&lt;record&gt;&lt;database name="lrp1-Converted.enl" path="C:\K\Resubmission\lrp1-Converted.enl"&gt;lrp1-Converted.enl&lt;/database&gt;&lt;source-app name="EndNote" version="8.0"&gt;EndNote&lt;/source-app&gt;&lt;rec-number&gt;252&lt;/rec-number&gt;&lt;ref-type name="Journal Article"&gt;17&lt;/ref-type&gt;&lt;contributors&gt;&lt;authors&gt;&lt;author&gt;&lt;style face="normal" font="default" size="100%"&gt;Sprent, J.&lt;/style&gt;&lt;/author&gt;&lt;/authors&gt;&lt;/contributors&gt;&lt;titles&gt;&lt;title&gt;&lt;style face="normal" font="default" size="100%"&gt;Turnover of memory-phenotype CD8+ T cells&lt;/style&gt;&lt;/title&gt;&lt;secondary-title&gt;&lt;style face="normal" font="default" size="100%"&gt;Microbes Infect&lt;/style&gt;&lt;/secondary-title&gt;&lt;/titles&gt;&lt;periodical&gt;&lt;full-title&gt;&lt;style face="normal" font="default" size="100%"&gt;Microbes Infect&lt;/style&gt;&lt;/full-title&gt;&lt;/periodical&gt;&lt;pages&gt;&lt;style face="normal" font="default" size="100%"&gt;227-31.&lt;/style&gt;&lt;/pages&gt;&lt;volume&gt;&lt;style face="normal" font="default" size="100%"&gt;5&lt;/style&gt;&lt;/volume&gt;&lt;number&gt;&lt;style face="normal" font="default" size="100%"&gt;3&lt;/style&gt;&lt;/number&gt;&lt;keywords&gt;&lt;keyword&gt;&lt;style face="normal" font="default" size="100%"&gt;0 (Interleukin-15)&lt;/style&gt;&lt;/keyword&gt;&lt;keyword&gt;&lt;style face="normal" font="default" size="100%"&gt;9008-11-1 (Interferons)&lt;/style&gt;&lt;/keyword&gt;&lt;keyword&gt;&lt;style face="normal" font="default" size="100%"&gt;Animals&lt;/style&gt;&lt;/keyword&gt;&lt;keyword&gt;&lt;style face="normal" font="default" size="100%"&gt;CD8-Positive T-Lymphocytes/cytology/*immunology&lt;/style&gt;&lt;/keyword&gt;&lt;keyword&gt;&lt;style face="normal" font="default" size="100%"&gt;Human&lt;/style&gt;&lt;/keyword&gt;&lt;keyword&gt;&lt;style face="normal" font="default" size="100%"&gt;*Immunologic Memory&lt;/style&gt;&lt;/keyword&gt;&lt;keyword&gt;&lt;style face="normal" font="default" size="100%"&gt;Interferons/pharmacology&lt;/style&gt;&lt;/keyword&gt;&lt;keyword&gt;&lt;style face="normal" font="default" size="100%"&gt;Interleukin-15/pharmacology&lt;/style&gt;&lt;/keyword&gt;&lt;keyword&gt;&lt;style face="normal" font="default" size="100%"&gt;Lymphocyte Activation/*drug effects&lt;/style&gt;&lt;/keyword&gt;&lt;keyword&gt;&lt;style face="normal" font="default" size="100%"&gt;Mice&lt;/style&gt;&lt;/keyword&gt;&lt;keyword&gt;&lt;style face="normal" font="default" size="100%"&gt;Phenotype&lt;/style&gt;&lt;/keyword&gt;&lt;keyword&gt;&lt;style face="normal" font="default" size="100%"&gt;Support, U.S. Gov&amp;apos;t, P.H.S.&lt;/style&gt;&lt;/keyword&gt;&lt;keyword&gt;&lt;style face="normal" font="default" size="100%"&gt;T-Lymphocyte Subsets/*immunology&lt;/style&gt;&lt;/keyword&gt;&lt;/keywords&gt;&lt;dates&gt;&lt;year&gt;&lt;style face="normal" font="default" size="100%"&gt;2003&lt;/style&gt;&lt;/year&gt;&lt;pub-dates&gt;&lt;date&gt;&lt;style face="normal" font="default" size="100%"&gt;Mar&lt;/style&gt;&lt;/date&gt;&lt;/pub-dates&gt;&lt;/dates&gt;&lt;urls&gt;&lt;/urls&gt;&lt;/record&gt;&lt;/Cite&gt;&lt;Cite&gt;&lt;Author&gt;Macallan&lt;/Author&gt;&lt;Year&gt;2003&lt;/Year&gt;&lt;RecNum&gt;253&lt;/RecNum&gt;&lt;record&gt;&lt;database name="lrp1-Converted.enl" path="C:\K\Resubmission\lrp1-Converted.enl"&gt;lrp1-Converted.enl&lt;/database&gt;&lt;source-app name="EndNote" version="8.0"&gt;EndNote&lt;/source-app&gt;&lt;rec-number&gt;253&lt;/rec-number&gt;&lt;ref-type name="Journal Article"&gt;17&lt;/ref-type&gt;&lt;contributors&gt;&lt;authors&gt;&lt;author&gt;&lt;style face="normal" font="default" size="100%"&gt;Macallan, D. C.&lt;/style&gt;&lt;/author&gt;&lt;author&gt;&lt;style face="normal" font="default" size="100%"&gt;Asquith, B.&lt;/style&gt;&lt;/author&gt;&lt;author&gt;&lt;style face="normal" font="default" size="100%"&gt;Irvine, A. J.&lt;/style&gt;&lt;/author&gt;&lt;author&gt;&lt;style face="normal" font="default" size="100%"&gt;Wallace, D. L.&lt;/style&gt;&lt;/author&gt;&lt;author&gt;&lt;style face="normal" font="default" size="100%"&gt;Worth, A.&lt;/style&gt;&lt;/author&gt;&lt;author&gt;&lt;style face="normal" font="default" size="100%"&gt;Ghattas, H.&lt;/style&gt;&lt;/author&gt;&lt;author&gt;&lt;style face="normal" font="default" size="100%"&gt;Zhang, Y.&lt;/style&gt;&lt;/author&gt;&lt;author&gt;&lt;style face="normal" font="default" size="100%"&gt;Griffin, G. E.&lt;/style&gt;&lt;/author&gt;&lt;author&gt;&lt;style face="normal" font="default" size="100%"&gt;Tough, D. F.&lt;/style&gt;&lt;/author&gt;&lt;author&gt;&lt;style face="normal" font="default" size="100%"&gt;Beverley, P. C.&lt;/style&gt;&lt;/author&gt;&lt;/authors&gt;&lt;/contributors&gt;&lt;titles&gt;&lt;title&gt;&lt;style face="normal" font="default" size="100%"&gt;Measurement and modeling of human T cell kinetics&lt;/style&gt;&lt;/title&gt;&lt;secondary-title&gt;&lt;style face="normal" font="default" size="100%"&gt;Eur J Immunol&lt;/style&gt;&lt;/secondary-title&gt;&lt;/titles&gt;&lt;periodical&gt;&lt;full-title&gt;&lt;style face="normal" font="default" size="100%"&gt;Eur J Immunol&lt;/style&gt;&lt;/full-title&gt;&lt;/periodical&gt;&lt;pages&gt;&lt;style face="normal" font="default" size="100%"&gt;2316-26.&lt;/style&gt;&lt;/pages&gt;&lt;volume&gt;&lt;style face="normal" font="default" size="100%"&gt;33&lt;/style&gt;&lt;/volume&gt;&lt;number&gt;&lt;style face="normal" font="default" size="100%"&gt;8&lt;/style&gt;&lt;/number&gt;&lt;keywords&gt;&lt;keyword&gt;&lt;style face="normal" font="default" size="100%"&gt;0 (Antigens, CD45)&lt;/style&gt;&lt;/keyword&gt;&lt;keyword&gt;&lt;style face="normal" font="default" size="100%"&gt;7782-39-0 (Deuterium)&lt;/style&gt;&lt;/keyword&gt;&lt;keyword&gt;&lt;style face="normal" font="default" size="100%"&gt;Adult&lt;/style&gt;&lt;/keyword&gt;&lt;keyword&gt;&lt;style face="normal" font="default" size="100%"&gt;Antigens, CD45/metabolism&lt;/style&gt;&lt;/keyword&gt;&lt;keyword&gt;&lt;style face="normal" font="default" size="100%"&gt;CD4-Positive T-Lymphocytes/cytology/immunology&lt;/style&gt;&lt;/keyword&gt;&lt;keyword&gt;&lt;style face="normal" font="default" size="100%"&gt;CD8-Positive T-Lymphocytes/cytology/immunology&lt;/style&gt;&lt;/keyword&gt;&lt;keyword&gt;&lt;style face="normal" font="default" size="100%"&gt;Cell Division&lt;/style&gt;&lt;/keyword&gt;&lt;keyword&gt;&lt;style face="normal" font="default" size="100%"&gt;Deuterium&lt;/style&gt;&lt;/keyword&gt;&lt;keyword&gt;&lt;style face="normal" font="default" size="100%"&gt;Female&lt;/style&gt;&lt;/keyword&gt;&lt;keyword&gt;&lt;style face="normal" font="default" size="100%"&gt;Human&lt;/style&gt;&lt;/keyword&gt;&lt;keyword&gt;&lt;style face="normal" font="default" size="100%"&gt;Kinetics&lt;/style&gt;&lt;/keyword&gt;&lt;keyword&gt;&lt;style face="normal" font="default" size="100%"&gt;Male&lt;/style&gt;&lt;/keyword&gt;&lt;keyword&gt;&lt;style face="normal" font="default" size="100%"&gt;*Models, Immunological&lt;/style&gt;&lt;/keyword&gt;&lt;keyword&gt;&lt;style face="normal" font="default" size="100%"&gt;Support, Non-U.S. Gov&amp;apos;t&lt;/style&gt;&lt;/keyword&gt;&lt;keyword&gt;&lt;style face="normal" font="default" size="100%"&gt;T-Lymphocytes/*cytology/*immunology&lt;/style&gt;&lt;/keyword&gt;&lt;/keywords&gt;&lt;dates&gt;&lt;year&gt;&lt;style face="normal" font="default" size="100%"&gt;2003&lt;/style&gt;&lt;/year&gt;&lt;pub-dates&gt;&lt;date&gt;&lt;style face="normal" font="default" size="100%"&gt;Aug&lt;/style&gt;&lt;/date&gt;&lt;/pub-dates&gt;&lt;/dates&gt;&lt;urls&gt;&lt;/urls&gt;&lt;/record&gt;&lt;/Cite&gt;&lt;/EndNote&gt;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r>
      <w:del w:id="48" w:author="ananda goldrath" w:date="2004-11-18T16:32:00Z">
        <w:r>
          <w:rPr>
            <w:rFonts w:cs="Arial" w:ascii="Arial" w:hAnsi="Arial"/>
          </w:rPr>
          <w:delText>[6, 7]</w:delText>
        </w:r>
      </w:del>
      <w:r>
        <w:rPr>
          <w:rFonts w:cs="Arial" w:ascii="Arial" w:hAnsi="Arial"/>
        </w:rPr>
      </w:r>
      <w:r>
        <w:rPr>
          <w:rFonts w:cs="Arial" w:ascii="Arial" w:hAnsi="Arial"/>
        </w:rPr>
        <w:fldChar w:fldCharType="end"/>
      </w:r>
      <w:del w:id="49" w:author="ananda goldrath" w:date="2004-11-18T16:32:00Z">
        <w:r>
          <w:rPr>
            <w:rFonts w:cs="Arial" w:ascii="Arial" w:hAnsi="Arial"/>
          </w:rPr>
          <w:delText xml:space="preserve">. </w:delText>
        </w:r>
      </w:del>
      <w:r>
        <w:rPr>
          <w:rFonts w:cs="Arial" w:ascii="Arial" w:hAnsi="Arial"/>
        </w:rPr>
        <w:t xml:space="preserve">Prior to initial infection, </w:t>
      </w:r>
      <w:ins w:id="50" w:author="ananda goldrath" w:date="2004-11-18T16:31:00Z">
        <w:r>
          <w:rPr>
            <w:rFonts w:cs="Arial" w:ascii="Arial" w:hAnsi="Arial"/>
          </w:rPr>
          <w:t>antigen-inexperience</w:t>
        </w:r>
      </w:ins>
      <w:ins w:id="51" w:author="ananda goldrath" w:date="2004-11-18T16:32:00Z">
        <w:r>
          <w:rPr>
            <w:rFonts w:cs="Arial" w:ascii="Arial" w:hAnsi="Arial"/>
          </w:rPr>
          <w:t>d</w:t>
        </w:r>
      </w:ins>
      <w:ins w:id="52" w:author="ananda goldrath" w:date="2004-11-18T16:31:00Z">
        <w:r>
          <w:rPr>
            <w:rFonts w:cs="Arial" w:ascii="Arial" w:hAnsi="Arial"/>
          </w:rPr>
          <w:t>, “</w:t>
        </w:r>
      </w:ins>
      <w:r>
        <w:rPr>
          <w:rFonts w:cs="Arial" w:ascii="Arial" w:hAnsi="Arial"/>
        </w:rPr>
        <w:t>naïve</w:t>
      </w:r>
      <w:ins w:id="53" w:author="ananda goldrath" w:date="2004-11-18T16:31:00Z">
        <w:r>
          <w:rPr>
            <w:rFonts w:cs="Arial" w:ascii="Arial" w:hAnsi="Arial"/>
          </w:rPr>
          <w:t>”</w:t>
        </w:r>
      </w:ins>
      <w:r>
        <w:rPr>
          <w:rFonts w:cs="Arial" w:ascii="Arial" w:hAnsi="Arial"/>
        </w:rPr>
        <w:t xml:space="preserve"> </w:t>
      </w:r>
      <w:ins w:id="54" w:author="ananda goldrath" w:date="2004-11-18T16:31:00Z">
        <w:r>
          <w:rPr>
            <w:rFonts w:cs="Arial" w:ascii="Arial" w:hAnsi="Arial"/>
          </w:rPr>
          <w:t xml:space="preserve">T </w:t>
        </w:r>
      </w:ins>
      <w:r>
        <w:rPr>
          <w:rFonts w:cs="Arial" w:ascii="Arial" w:hAnsi="Arial"/>
        </w:rPr>
        <w:t xml:space="preserve">cells that </w:t>
      </w:r>
      <w:ins w:id="55" w:author="ananda goldrath" w:date="2004-11-18T16:31:00Z">
        <w:r>
          <w:rPr>
            <w:rFonts w:cs="Arial" w:ascii="Arial" w:hAnsi="Arial"/>
          </w:rPr>
          <w:t xml:space="preserve">may </w:t>
        </w:r>
      </w:ins>
      <w:r>
        <w:rPr>
          <w:rFonts w:cs="Arial" w:ascii="Arial" w:hAnsi="Arial"/>
        </w:rPr>
        <w:t>recognize a given infectious agent exist at very low frequencies</w:t>
      </w:r>
      <w:ins w:id="56" w:author="ananda goldrath" w:date="2004-11-18T16:31:00Z">
        <w:r>
          <w:rPr>
            <w:rFonts w:cs="Arial" w:ascii="Arial" w:hAnsi="Arial"/>
          </w:rPr>
          <w:t xml:space="preserve"> and rarely if ever divide </w:t>
        </w:r>
      </w:ins>
      <w:r>
        <w:fldChar w:fldCharType="begin"/>
      </w:r>
      <w:r>
        <w:rPr>
          <w:rFonts w:cs="Arial" w:ascii="Arial" w:hAnsi="Arial"/>
        </w:rPr>
        <w:instrText xml:space="preserve"> ADDIN EN.CITE &lt;EndNote&gt;&lt;Cite&gt;&lt;Author&gt;Sprent&lt;/Author&gt;&lt;Year&gt;2003&lt;/Year&gt;&lt;RecNum&gt;252&lt;/RecNum&gt;&lt;record&gt;&lt;database name="lrp1-Converted.enl" path="C:\K\Resubmission\lrp1-Converted.enl"&gt;lrp1-Converted.enl&lt;/database&gt;&lt;source-app name="EndNote" version="8.0"&gt;EndNote&lt;/source-app&gt;&lt;rec-number&gt;252&lt;/rec-number&gt;&lt;ref-type name="Journal Article"&gt;17&lt;/ref-type&gt;&lt;contributors&gt;&lt;authors&gt;&lt;author&gt;&lt;style face="normal" font="default" size="100%"&gt;Sprent, J.&lt;/style&gt;&lt;/author&gt;&lt;/authors&gt;&lt;/contributors&gt;&lt;titles&gt;&lt;title&gt;&lt;style face="normal" font="default" size="100%"&gt;Turnover of memory-phenotype CD8+ T cells&lt;/style&gt;&lt;/title&gt;&lt;secondary-title&gt;&lt;style face="normal" font="default" size="100%"&gt;Microbes Infect&lt;/style&gt;&lt;/secondary-title&gt;&lt;/titles&gt;&lt;periodical&gt;&lt;full-title&gt;&lt;style face="normal" font="default" size="100%"&gt;Microbes Infect&lt;/style&gt;&lt;/full-title&gt;&lt;/periodical&gt;&lt;pages&gt;&lt;style face="normal" font="default" size="100%"&gt;227-31.&lt;/style&gt;&lt;/pages&gt;&lt;volume&gt;&lt;style face="normal" font="default" size="100%"&gt;5&lt;/style&gt;&lt;/volume&gt;&lt;number&gt;&lt;style face="normal" font="default" size="100%"&gt;3&lt;/style&gt;&lt;/number&gt;&lt;keywords&gt;&lt;keyword&gt;&lt;style face="normal" font="default" size="100%"&gt;0 (Interleukin-15)&lt;/style&gt;&lt;/keyword&gt;&lt;keyword&gt;&lt;style face="normal" font="default" size="100%"&gt;9008-11-1 (Interferons)&lt;/style&gt;&lt;/keyword&gt;&lt;keyword&gt;&lt;style face="normal" font="default" size="100%"&gt;Animals&lt;/style&gt;&lt;/keyword&gt;&lt;keyword&gt;&lt;style face="normal" font="default" size="100%"&gt;CD8-Positive T-Lymphocytes/cytology/*immunology&lt;/style&gt;&lt;/keyword&gt;&lt;keyword&gt;&lt;style face="normal" font="default" size="100%"&gt;Human&lt;/style&gt;&lt;/keyword&gt;&lt;keyword&gt;&lt;style face="normal" font="default" size="100%"&gt;*Immunologic Memory&lt;/style&gt;&lt;/keyword&gt;&lt;keyword&gt;&lt;style face="normal" font="default" size="100%"&gt;Interferons/pharmacology&lt;/style&gt;&lt;/keyword&gt;&lt;keyword&gt;&lt;style face="normal" font="default" size="100%"&gt;Interleukin-15/pharmacology&lt;/style&gt;&lt;/keyword&gt;&lt;keyword&gt;&lt;style face="normal" font="default" size="100%"&gt;Lymphocyte Activation/*drug effects&lt;/style&gt;&lt;/keyword&gt;&lt;keyword&gt;&lt;style face="normal" font="default" size="100%"&gt;Mice&lt;/style&gt;&lt;/keyword&gt;&lt;keyword&gt;&lt;style face="normal" font="default" size="100%"&gt;Phenotype&lt;/style&gt;&lt;/keyword&gt;&lt;keyword&gt;&lt;style face="normal" font="default" size="100%"&gt;Support, U.S. Gov&amp;apos;t, P.H.S.&lt;/style&gt;&lt;/keyword&gt;&lt;keyword&gt;&lt;style face="normal" font="default" size="100%"&gt;T-Lymphocyte Subsets/*immunology&lt;/style&gt;&lt;/keyword&gt;&lt;/keywords&gt;&lt;dates&gt;&lt;year&gt;&lt;style face="normal" font="default" size="100%"&gt;2003&lt;/style&gt;&lt;/year&gt;&lt;pub-dates&gt;&lt;date&gt;&lt;style face="normal" font="default" size="100%"&gt;Mar&lt;/style&gt;&lt;/date&gt;&lt;/pub-dates&gt;&lt;/dates&gt;&lt;urls&gt;&lt;/urls&gt;&lt;/record&gt;&lt;/Cite&gt;&lt;Cite&gt;&lt;Author&gt;Macallan&lt;/Author&gt;&lt;Year&gt;2003&lt;/Year&gt;&lt;RecNum&gt;253&lt;/RecNum&gt;&lt;record&gt;&lt;database name="lrp1-Converted.enl" path="C:\K\Resubmission\lrp1-Converted.enl"&gt;lrp1-Converted.enl&lt;/database&gt;&lt;source-app name="EndNote" version="8.0"&gt;EndNote&lt;/source-app&gt;&lt;rec-number&gt;253&lt;/rec-number&gt;&lt;ref-type name="Journal Article"&gt;17&lt;/ref-type&gt;&lt;contributors&gt;&lt;authors&gt;&lt;author&gt;&lt;style face="normal" font="default" size="100%"&gt;Macallan, D. C.&lt;/style&gt;&lt;/author&gt;&lt;author&gt;&lt;style face="normal" font="default" size="100%"&gt;Asquith, B.&lt;/style&gt;&lt;/author&gt;&lt;author&gt;&lt;style face="normal" font="default" size="100%"&gt;Irvine, A. J.&lt;/style&gt;&lt;/author&gt;&lt;author&gt;&lt;style face="normal" font="default" size="100%"&gt;Wallace, D. L.&lt;/style&gt;&lt;/author&gt;&lt;author&gt;&lt;style face="normal" font="default" size="100%"&gt;Worth, A.&lt;/style&gt;&lt;/author&gt;&lt;author&gt;&lt;style face="normal" font="default" size="100%"&gt;Ghattas, H.&lt;/style&gt;&lt;/author&gt;&lt;author&gt;&lt;style face="normal" font="default" size="100%"&gt;Zhang, Y.&lt;/style&gt;&lt;/author&gt;&lt;author&gt;&lt;style face="normal" font="default" size="100%"&gt;Griffin, G. E.&lt;/style&gt;&lt;/author&gt;&lt;author&gt;&lt;style face="normal" font="default" size="100%"&gt;Tough, D. F.&lt;/style&gt;&lt;/author&gt;&lt;author&gt;&lt;style face="normal" font="default" size="100%"&gt;Beverley, P. C.&lt;/style&gt;&lt;/author&gt;&lt;/authors&gt;&lt;/contributors&gt;&lt;titles&gt;&lt;title&gt;&lt;style face="normal" font="default" size="100%"&gt;Measurement and modeling of human T cell kinetics&lt;/style&gt;&lt;/title&gt;&lt;secondary-title&gt;&lt;style face="normal" font="default" size="100%"&gt;Eur J Immunol&lt;/style&gt;&lt;/secondary-title&gt;&lt;/titles&gt;&lt;periodical&gt;&lt;full-title&gt;&lt;style face="normal" font="default" size="100%"&gt;Eur J Immunol&lt;/style&gt;&lt;/full-title&gt;&lt;/periodical&gt;&lt;pages&gt;&lt;style face="normal" font="default" size="100%"&gt;2316-26.&lt;/style&gt;&lt;/pages&gt;&lt;volume&gt;&lt;style face="normal" font="default" size="100%"&gt;33&lt;/style&gt;&lt;/volume&gt;&lt;number&gt;&lt;style face="normal" font="default" size="100%"&gt;8&lt;/style&gt;&lt;/number&gt;&lt;keywords&gt;&lt;keyword&gt;&lt;style face="normal" font="default" size="100%"&gt;0 (Antigens, CD45)&lt;/style&gt;&lt;/keyword&gt;&lt;keyword&gt;&lt;style face="normal" font="default" size="100%"&gt;7782-39-0 (Deuterium)&lt;/style&gt;&lt;/keyword&gt;&lt;keyword&gt;&lt;style face="normal" font="default" size="100%"&gt;Adult&lt;/style&gt;&lt;/keyword&gt;&lt;keyword&gt;&lt;style face="normal" font="default" size="100%"&gt;Antigens, CD45/metabolism&lt;/style&gt;&lt;/keyword&gt;&lt;keyword&gt;&lt;style face="normal" font="default" size="100%"&gt;CD4-Positive T-Lymphocytes/cytology/immunology&lt;/style&gt;&lt;/keyword&gt;&lt;keyword&gt;&lt;style face="normal" font="default" size="100%"&gt;CD8-Positive T-Lymphocytes/cytology/immunology&lt;/style&gt;&lt;/keyword&gt;&lt;keyword&gt;&lt;style face="normal" font="default" size="100%"&gt;Cell Division&lt;/style&gt;&lt;/keyword&gt;&lt;keyword&gt;&lt;style face="normal" font="default" size="100%"&gt;Deuterium&lt;/style&gt;&lt;/keyword&gt;&lt;keyword&gt;&lt;style face="normal" font="default" size="100%"&gt;Female&lt;/style&gt;&lt;/keyword&gt;&lt;keyword&gt;&lt;style face="normal" font="default" size="100%"&gt;Human&lt;/style&gt;&lt;/keyword&gt;&lt;keyword&gt;&lt;style face="normal" font="default" size="100%"&gt;Kinetics&lt;/style&gt;&lt;/keyword&gt;&lt;keyword&gt;&lt;style face="normal" font="default" size="100%"&gt;Male&lt;/style&gt;&lt;/keyword&gt;&lt;keyword&gt;&lt;style face="normal" font="default" size="100%"&gt;*Models, Immunological&lt;/style&gt;&lt;/keyword&gt;&lt;keyword&gt;&lt;style face="normal" font="default" size="100%"&gt;Support, Non-U.S. Gov&amp;apos;t&lt;/style&gt;&lt;/keyword&gt;&lt;keyword&gt;&lt;style face="normal" font="default" size="100%"&gt;T-Lymphocytes/*cytology/*immunology&lt;/style&gt;&lt;/keyword&gt;&lt;/keywords&gt;&lt;dates&gt;&lt;year&gt;&lt;style face="normal" font="default" size="100%"&gt;2003&lt;/style&gt;&lt;/year&gt;&lt;pub-dates&gt;&lt;date&gt;&lt;style face="normal" font="default" size="100%"&gt;Aug&lt;/style&gt;&lt;/date&gt;&lt;/pub-dates&gt;&lt;/dates&gt;&lt;urls&gt;&lt;/urls&gt;&lt;/record&gt;&lt;/Cite&gt;&lt;/EndNote&gt;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r>
      <w:ins w:id="57" w:author="ananda goldrath" w:date="2004-11-18T16:31:00Z">
        <w:r>
          <w:rPr>
            <w:rFonts w:cs="Arial" w:ascii="Arial" w:hAnsi="Arial"/>
          </w:rPr>
          <w:t>[6, 7]</w:t>
        </w:r>
      </w:ins>
      <w:r>
        <w:rPr>
          <w:rFonts w:cs="Arial" w:ascii="Arial" w:hAnsi="Arial"/>
        </w:rPr>
      </w:r>
      <w:r>
        <w:rPr>
          <w:rFonts w:cs="Arial" w:ascii="Arial" w:hAnsi="Arial"/>
        </w:rPr>
        <w:fldChar w:fldCharType="end"/>
      </w:r>
      <w:ins w:id="58" w:author="ananda goldrath" w:date="2004-11-18T16:31:00Z">
        <w:r>
          <w:rPr>
            <w:rFonts w:cs="Arial" w:ascii="Arial" w:hAnsi="Arial"/>
          </w:rPr>
          <w:t>.</w:t>
        </w:r>
      </w:ins>
      <w:r>
        <w:rPr>
          <w:rFonts w:cs="Arial" w:ascii="Arial" w:hAnsi="Arial"/>
        </w:rPr>
        <w:t xml:space="preserve">. Upon pathogen exposure, those rare naïve T cells capable of recognizing the pathogen via their TCR undergo a process of rapid clonal expansion as well as differentiation. These stimulated T cells divide as rapidly as every 6-8 hours and </w:t>
      </w:r>
      <w:del w:id="59" w:author="ananda goldrath" w:date="2004-11-18T16:32:00Z">
        <w:r>
          <w:rPr>
            <w:rFonts w:cs="Arial" w:ascii="Arial" w:hAnsi="Arial"/>
          </w:rPr>
          <w:delText>the T cells are referred to as effector cells</w:delText>
        </w:r>
      </w:del>
      <w:ins w:id="60" w:author="ananda goldrath" w:date="2004-11-18T16:32:00Z">
        <w:r>
          <w:rPr>
            <w:rFonts w:cs="Arial" w:ascii="Arial" w:hAnsi="Arial"/>
          </w:rPr>
          <w:t xml:space="preserve">acquire the necessary </w:t>
        </w:r>
      </w:ins>
      <w:ins w:id="61" w:author="ananda goldrath" w:date="2004-11-18T16:33:00Z">
        <w:r>
          <w:rPr>
            <w:rFonts w:cs="Arial" w:ascii="Arial" w:hAnsi="Arial"/>
          </w:rPr>
          <w:t xml:space="preserve">functional activity to eliminate the pathogen; these cells are termed “effector” T cells (make this all </w:t>
        </w:r>
      </w:ins>
      <w:ins w:id="62" w:author="ananda goldrath" w:date="2004-11-18T16:34:00Z">
        <w:r>
          <w:rPr>
            <w:rFonts w:cs="Arial" w:ascii="Arial" w:hAnsi="Arial"/>
          </w:rPr>
          <w:t>CD8</w:t>
        </w:r>
      </w:ins>
      <w:ins w:id="63" w:author="ananda goldrath" w:date="2004-11-18T16:34:00Z">
        <w:r>
          <w:rPr>
            <w:rFonts w:cs="Arial" w:ascii="Arial" w:hAnsi="Arial"/>
            <w:vertAlign w:val="superscript"/>
          </w:rPr>
          <w:t>+</w:t>
        </w:r>
      </w:ins>
      <w:ins w:id="64" w:author="ananda goldrath" w:date="2004-11-18T16:33:00Z">
        <w:r>
          <w:rPr>
            <w:rFonts w:cs="Arial" w:ascii="Arial" w:hAnsi="Arial"/>
          </w:rPr>
          <w:t xml:space="preserve"> </w:t>
        </w:r>
      </w:ins>
      <w:ins w:id="65" w:author="ananda goldrath" w:date="2004-11-18T16:34:00Z">
        <w:r>
          <w:rPr>
            <w:rFonts w:cs="Arial" w:ascii="Arial" w:hAnsi="Arial"/>
          </w:rPr>
          <w:t>specific)</w:t>
        </w:r>
      </w:ins>
      <w:r>
        <w:rPr>
          <w:rFonts w:cs="Arial" w:ascii="Arial" w:hAnsi="Arial"/>
        </w:rPr>
        <w:t xml:space="preserve"> </w:t>
      </w:r>
      <w:r>
        <w:fldChar w:fldCharType="begin"/>
      </w:r>
      <w:r>
        <w:rPr>
          <w:rFonts w:cs="Arial" w:ascii="Arial" w:hAnsi="Arial"/>
        </w:rPr>
        <w:instrText xml:space="preserve"> ADDIN EN.CITE &lt;EndNote&gt;&lt;Cite&gt;&lt;Author&gt;Murali-Krishna&lt;/Author&gt;&lt;Year&gt;1998&lt;/Year&gt;&lt;RecNum&gt;254&lt;/RecNum&gt;&lt;record&gt;&lt;database name="lrp1-Converted.enl" path="C:\K\Resubmission\lrp1-Converted.enl"&gt;lrp1-Converted.enl&lt;/database&gt;&lt;source-app name="EndNote" version="8.0"&gt;EndNote&lt;/source-app&gt;&lt;rec-number&gt;254&lt;/rec-number&gt;&lt;ref-type name="Journal Article"&gt;17&lt;/ref-type&gt;&lt;contributors&gt;&lt;authors&gt;&lt;author&gt;&lt;style face="normal" font="default" size="100%"&gt;Murali-Krishna, K.&lt;/style&gt;&lt;/author&gt;&lt;author&gt;&lt;style face="normal" font="default" size="100%"&gt;Altman, J. D.&lt;/style&gt;&lt;/author&gt;&lt;author&gt;&lt;style face="normal" font="default" size="100%"&gt;Suresh, M.&lt;/style&gt;&lt;/author&gt;&lt;author&gt;&lt;style face="normal" font="default" size="100%"&gt;Sourdive, D. J.&lt;/style&gt;&lt;/author&gt;&lt;author&gt;&lt;style face="normal" font="default" size="100%"&gt;Zajac, A. J.&lt;/style&gt;&lt;/author&gt;&lt;author&gt;&lt;style face="normal" font="default" size="100%"&gt;Miller, J. D.&lt;/style&gt;&lt;/author&gt;&lt;author&gt;&lt;style face="normal" font="default" size="100%"&gt;Slansky, J.&lt;/style&gt;&lt;/author&gt;&lt;author&gt;&lt;style face="normal" font="default" size="100%"&gt;Ahmed, R.&lt;/style&gt;&lt;/author&gt;&lt;/authors&gt;&lt;/contributors&gt;&lt;titles&gt;&lt;title&gt;&lt;style face="normal" font="default" size="100%"&gt;Counting antigen-specific CD8 T cells: a reevaluation of bystander activation during viral infection&lt;/style&gt;&lt;/title&gt;&lt;secondary-title&gt;&lt;style face="normal" font="default" size="100%"&gt;Immunity&lt;/style&gt;&lt;/secondary-title&gt;&lt;/titles&gt;&lt;periodical&gt;&lt;full-title&gt;&lt;style face="normal" font="default" size="100%"&gt;Immunity&lt;/style&gt;&lt;/full-title&gt;&lt;/periodical&gt;&lt;pages&gt;&lt;style face="normal" font="default" size="100%"&gt;177-87.&lt;/style&gt;&lt;/pages&gt;&lt;volume&gt;&lt;style face="normal" font="default" size="100%"&gt;8&lt;/style&gt;&lt;/volume&gt;&lt;number&gt;&lt;style face="normal" font="default" size="100%"&gt;2&lt;/style&gt;&lt;/number&gt;&lt;keywords&gt;&lt;keyword&gt;&lt;style face="normal" font="default" size="100%"&gt;0 (Antigens, Viral)&lt;/style&gt;&lt;/keyword&gt;&lt;keyword&gt;&lt;style face="normal" font="default" size="100%"&gt;0 (Histocompatibility Antigens Class I)&lt;/style&gt;&lt;/keyword&gt;&lt;keyword&gt;&lt;style face="normal" font="default" size="100%"&gt;0 (Peptide Fragments)&lt;/style&gt;&lt;/keyword&gt;&lt;keyword&gt;&lt;style face="normal" font="default" size="100%"&gt;82115-62-6 (Interferon Type II)&lt;/style&gt;&lt;/keyword&gt;&lt;keyword&gt;&lt;style face="normal" font="default" size="100%"&gt;Animals&lt;/style&gt;&lt;/keyword&gt;&lt;keyword&gt;&lt;style face="normal" font="default" size="100%"&gt;Antigen Presentation&lt;/style&gt;&lt;/keyword&gt;&lt;keyword&gt;&lt;style face="normal" font="default" size="100%"&gt;Antigens, Viral/*immunology&lt;/style&gt;&lt;/keyword&gt;&lt;keyword&gt;&lt;style face="normal" font="default" size="100%"&gt;CD8-Positive T-Lymphocytes/cytology/*immunology&lt;/style&gt;&lt;/keyword&gt;&lt;keyword&gt;&lt;style face="normal" font="default" size="100%"&gt;Female&lt;/style&gt;&lt;/keyword&gt;&lt;keyword&gt;&lt;style face="normal" font="default" size="100%"&gt;Flow Cytometry&lt;/style&gt;&lt;/keyword&gt;&lt;keyword&gt;&lt;style face="normal" font="default" size="100%"&gt;Histocompatibility Antigens Class I/immunology&lt;/style&gt;&lt;/keyword&gt;&lt;keyword&gt;&lt;style face="normal" font="default" size="100%"&gt;Immunity, Active&lt;/style&gt;&lt;/keyword&gt;&lt;keyword&gt;&lt;style face="normal" font="default" size="100%"&gt;Immunologic Memory&lt;/style&gt;&lt;/keyword&gt;&lt;keyword&gt;&lt;style face="normal" font="default" size="100%"&gt;Interferon Type II/biosynthesis&lt;/style&gt;&lt;/keyword&gt;&lt;keyword&gt;&lt;style face="normal" font="default" size="100%"&gt;*Lymphocyte Activation&lt;/style&gt;&lt;/keyword&gt;&lt;keyword&gt;&lt;style face="normal" font="default" size="100%"&gt;Lymphocyte Count/*methods&lt;/style&gt;&lt;/keyword&gt;&lt;keyword&gt;&lt;style face="normal" font="default" size="100%"&gt;Lymphocytic Choriomeningitis/*immunology&lt;/style&gt;&lt;/keyword&gt;&lt;keyword&gt;&lt;style face="normal" font="default" size="100%"&gt;Male&lt;/style&gt;&lt;/keyword&gt;&lt;keyword&gt;&lt;style face="normal" font="default" size="100%"&gt;Mice&lt;/style&gt;&lt;/keyword&gt;&lt;keyword&gt;&lt;style face="normal" font="default" size="100%"&gt;Mice, Inbred BALB C&lt;/style&gt;&lt;/keyword&gt;&lt;keyword&gt;&lt;style face="normal" font="default" size="100%"&gt;Mice, Inbred C57BL&lt;/style&gt;&lt;/keyword&gt;&lt;keyword&gt;&lt;style face="normal" font="default" size="100%"&gt;Peptide Fragments/immunology&lt;/style&gt;&lt;/keyword&gt;&lt;keyword&gt;&lt;style face="normal" font="default" size="100%"&gt;Support, Non-U.S. Gov&amp;apos;t&lt;/style&gt;&lt;/keyword&gt;&lt;keyword&gt;&lt;style face="normal" font="default" size="100%"&gt;Support, U.S. Gov&amp;apos;t, P.H.S.&lt;/style&gt;&lt;/keyword&gt;&lt;keyword&gt;&lt;style face="normal" font="default" size="100%"&gt;T-Lymphocytes, Cytotoxic/cytology/immunology&lt;/style&gt;&lt;/keyword&gt;&lt;/keywords&gt;&lt;dates&gt;&lt;year&gt;&lt;style face="normal" font="default" size="100%"&gt;1998&lt;/style&gt;&lt;/year&gt;&lt;pub-dates&gt;&lt;date&gt;&lt;style face="normal" font="default" size="100%"&gt;Feb&lt;/style&gt;&lt;/date&gt;&lt;/pub-dates&gt;&lt;/dates&gt;&lt;urls&gt;&lt;/urls&gt;&lt;/record&gt;&lt;/Cite&gt;&lt;Cite&gt;&lt;Author&gt;Wherry&lt;/Author&gt;&lt;Year&gt;2004&lt;/Year&gt;&lt;RecNum&gt;255&lt;/RecNum&gt;&lt;record&gt;&lt;database name="lrp1-Converted.enl" path="C:\K\Resubmission\lrp1-Converted.enl"&gt;lrp1-Converted.enl&lt;/database&gt;&lt;source-app name="EndNote" version="8.0"&gt;EndNote&lt;/source-app&gt;&lt;rec-number&gt;255&lt;/rec-number&gt;&lt;ref-type name="Journal Article"&gt;17&lt;/ref-type&gt;&lt;contributors&gt;&lt;authors&gt;&lt;author&gt;&lt;style face="normal" font="default" size="100%"&gt;Wherry, E. J.&lt;/style&gt;&lt;/author&gt;&lt;author&gt;&lt;style face="normal" font="default" size="100%"&gt;Ahmed, R.&lt;/style&gt;&lt;/author&gt;&lt;/authors&gt;&lt;/contributors&gt;&lt;titles&gt;&lt;title&gt;&lt;style face="normal" font="default" size="100%"&gt;Memory CD8 T-cell differentiation during viral infection&lt;/style&gt;&lt;/title&gt;&lt;secondary-title&gt;&lt;style face="normal" font="default" size="100%"&gt;J Virol&lt;/style&gt;&lt;/secondary-title&gt;&lt;/titles&gt;&lt;periodical&gt;&lt;full-title&gt;&lt;style face="normal" font="default" size="100%"&gt;J Virol&lt;/style&gt;&lt;/full-title&gt;&lt;/periodical&gt;&lt;pages&gt;&lt;style face="normal" font="default" size="100%"&gt;5535-45.&lt;/style&gt;&lt;/pages&gt;&lt;volume&gt;&lt;style face="normal" font="default" size="100%"&gt;78&lt;/style&gt;&lt;/volume&gt;&lt;number&gt;&lt;style face="normal" font="default" size="100%"&gt;11&lt;/style&gt;&lt;/number&gt;&lt;keywords&gt;&lt;keyword&gt;&lt;style face="normal" font="default" size="100%"&gt;0 (Viral Vaccines)&lt;/style&gt;&lt;/keyword&gt;&lt;keyword&gt;&lt;style face="normal" font="default" size="100%"&gt;Acute Disease&lt;/style&gt;&lt;/keyword&gt;&lt;keyword&gt;&lt;style face="normal" font="default" size="100%"&gt;Animals&lt;/style&gt;&lt;/keyword&gt;&lt;keyword&gt;&lt;style face="normal" font="default" size="100%"&gt;CD8-Positive T-Lymphocytes/*cytology/immunology&lt;/style&gt;&lt;/keyword&gt;&lt;keyword&gt;&lt;style face="normal" font="default" size="100%"&gt;Cell Differentiation&lt;/style&gt;&lt;/keyword&gt;&lt;keyword&gt;&lt;style face="normal" font="default" size="100%"&gt;Chronic Disease&lt;/style&gt;&lt;/keyword&gt;&lt;keyword&gt;&lt;style face="normal" font="default" size="100%"&gt;Human&lt;/style&gt;&lt;/keyword&gt;&lt;keyword&gt;&lt;style face="normal" font="default" size="100%"&gt;*Immunologic Memory&lt;/style&gt;&lt;/keyword&gt;&lt;keyword&gt;&lt;style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Subsets/cytology/immunology&lt;/style&gt;&lt;/keyword&gt;&lt;keyword&gt;&lt;style face="normal" font="default" size="100%"&gt;Viral Vaccines/immunology&lt;/style&gt;&lt;/keyword&gt;&lt;keyword&gt;&lt;style face="normal" font="default" size="100%"&gt;Virus Diseases/*immunology&lt;/style&gt;&lt;/keyword&gt;&lt;/keywords&gt;&lt;dates&gt;&lt;year&gt;&lt;style face="normal" font="default" size="100%"&gt;2004&lt;/style&gt;&lt;/year&gt;&lt;pub-dates&gt;&lt;date&gt;&lt;style face="normal" font="default" size="100%"&gt;Jun&lt;/style&gt;&lt;/date&gt;&lt;/pub-dates&gt;&lt;/dates&gt;&lt;urls&gt;&lt;/urls&gt;&lt;/record&gt;&lt;/Cite&gt;&lt;/EndNote&gt;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[8, 9]</w:t>
      </w:r>
      <w:r>
        <w:rPr>
          <w:rFonts w:cs="Arial" w:ascii="Arial" w:hAnsi="Arial"/>
        </w:rPr>
      </w:r>
      <w:r>
        <w:rPr>
          <w:rFonts w:cs="Arial" w:ascii="Arial" w:hAnsi="Arial"/>
        </w:rPr>
        <w:fldChar w:fldCharType="end"/>
      </w:r>
      <w:r>
        <w:rPr>
          <w:rFonts w:cs="Arial" w:ascii="Arial" w:hAnsi="Arial"/>
        </w:rPr>
        <w:t xml:space="preserve">. Effector </w:t>
      </w:r>
      <w:ins w:id="66" w:author="ananda goldrath" w:date="2004-11-18T16:33:00Z">
        <w:r>
          <w:rPr>
            <w:rFonts w:cs="Arial" w:ascii="Arial" w:hAnsi="Arial"/>
          </w:rPr>
          <w:t xml:space="preserve">T </w:t>
        </w:r>
      </w:ins>
      <w:r>
        <w:rPr>
          <w:rFonts w:cs="Arial" w:ascii="Arial" w:hAnsi="Arial"/>
        </w:rPr>
        <w:t xml:space="preserve">cells demonstrate a more rapid response to antigen stimulation and the ability to traffic throughout the body. </w:t>
      </w:r>
      <w:del w:id="67" w:author="ananda goldrath" w:date="2004-11-18T16:34:00Z">
        <w:r>
          <w:rPr>
            <w:rFonts w:cs="Arial" w:ascii="Arial" w:hAnsi="Arial"/>
          </w:rPr>
          <w:delText xml:space="preserve">Effector T cells, in collaboration with humeral responses and non-adaptive cells like macrophages, are able to eradicate most pathogens over the course of a couple of days. </w:delText>
        </w:r>
      </w:del>
      <w:ins w:id="68" w:author="ananda goldrath" w:date="2004-11-18T16:35:00Z">
        <w:r>
          <w:rPr>
            <w:rFonts w:cs="Arial" w:ascii="Arial" w:hAnsi="Arial"/>
          </w:rPr>
          <w:t>CD8</w:t>
        </w:r>
      </w:ins>
      <w:ins w:id="69" w:author="ananda goldrath" w:date="2004-11-18T16:35:00Z">
        <w:r>
          <w:rPr>
            <w:rFonts w:cs="Arial" w:ascii="Arial" w:hAnsi="Arial"/>
            <w:vertAlign w:val="superscript"/>
          </w:rPr>
          <w:t>+</w:t>
        </w:r>
      </w:ins>
      <w:ins w:id="70" w:author="ananda goldrath" w:date="2004-11-18T16:35:00Z">
        <w:r>
          <w:rPr>
            <w:rFonts w:cs="Arial" w:ascii="Arial" w:hAnsi="Arial"/>
          </w:rPr>
          <w:t xml:space="preserve"> e</w:t>
        </w:r>
      </w:ins>
      <w:del w:id="71" w:author="ananda goldrath" w:date="2004-11-18T16:35:00Z">
        <w:r>
          <w:rPr>
            <w:rFonts w:cs="Arial" w:ascii="Arial" w:hAnsi="Arial"/>
          </w:rPr>
          <w:delText>E</w:delText>
        </w:r>
      </w:del>
      <w:r>
        <w:rPr>
          <w:rFonts w:cs="Arial" w:ascii="Arial" w:hAnsi="Arial"/>
        </w:rPr>
        <w:t xml:space="preserve">ffector </w:t>
      </w:r>
      <w:ins w:id="72" w:author="ananda goldrath" w:date="2004-11-18T16:35:00Z">
        <w:r>
          <w:rPr>
            <w:rFonts w:cs="Arial" w:ascii="Arial" w:hAnsi="Arial"/>
          </w:rPr>
          <w:t xml:space="preserve">T </w:t>
        </w:r>
      </w:ins>
      <w:r>
        <w:rPr>
          <w:rFonts w:cs="Arial" w:ascii="Arial" w:hAnsi="Arial"/>
        </w:rPr>
        <w:t xml:space="preserve">cells undergo a dramatic contraction in numbers </w:t>
      </w:r>
      <w:ins w:id="73" w:author="ananda goldrath" w:date="2004-11-18T16:34:00Z">
        <w:r>
          <w:rPr>
            <w:rFonts w:cs="Arial" w:ascii="Arial" w:hAnsi="Arial"/>
          </w:rPr>
          <w:t>following antigen clearance (</w:t>
        </w:r>
      </w:ins>
      <w:r>
        <w:rPr>
          <w:rFonts w:cs="Arial" w:ascii="Arial" w:hAnsi="Arial"/>
        </w:rPr>
        <w:t xml:space="preserve">with 90-95% of the </w:t>
      </w:r>
      <w:ins w:id="74" w:author="ananda goldrath" w:date="2004-11-18T16:34:00Z">
        <w:r>
          <w:rPr>
            <w:rFonts w:cs="Arial" w:ascii="Arial" w:hAnsi="Arial"/>
          </w:rPr>
          <w:t xml:space="preserve">antigen specific </w:t>
        </w:r>
      </w:ins>
      <w:ins w:id="75" w:author="ananda goldrath" w:date="2004-11-18T16:35:00Z">
        <w:r>
          <w:rPr>
            <w:rFonts w:cs="Arial" w:ascii="Arial" w:hAnsi="Arial"/>
          </w:rPr>
          <w:t>CD8</w:t>
        </w:r>
      </w:ins>
      <w:ins w:id="76" w:author="ananda goldrath" w:date="2004-11-18T16:35:00Z">
        <w:r>
          <w:rPr>
            <w:rFonts w:cs="Arial" w:ascii="Arial" w:hAnsi="Arial"/>
            <w:vertAlign w:val="superscript"/>
          </w:rPr>
          <w:t>+</w:t>
        </w:r>
      </w:ins>
      <w:ins w:id="77" w:author="ananda goldrath" w:date="2004-11-18T16:34:00Z">
        <w:r>
          <w:rPr>
            <w:rFonts w:cs="Arial" w:ascii="Arial" w:hAnsi="Arial"/>
          </w:rPr>
          <w:t xml:space="preserve"> </w:t>
        </w:r>
      </w:ins>
      <w:ins w:id="78" w:author="ananda goldrath" w:date="2004-11-18T16:35:00Z">
        <w:r>
          <w:rPr>
            <w:rFonts w:cs="Arial" w:ascii="Arial" w:hAnsi="Arial"/>
          </w:rPr>
          <w:t xml:space="preserve">T </w:t>
        </w:r>
      </w:ins>
      <w:r>
        <w:rPr>
          <w:rFonts w:cs="Arial" w:ascii="Arial" w:hAnsi="Arial"/>
        </w:rPr>
        <w:t xml:space="preserve">cells </w:t>
      </w:r>
      <w:del w:id="79" w:author="ananda goldrath" w:date="2004-11-18T16:35:00Z">
        <w:r>
          <w:rPr>
            <w:rFonts w:cs="Arial" w:ascii="Arial" w:hAnsi="Arial"/>
          </w:rPr>
          <w:delText xml:space="preserve">of a given TCR specificity </w:delText>
        </w:r>
      </w:del>
      <w:r>
        <w:rPr>
          <w:rFonts w:cs="Arial" w:ascii="Arial" w:hAnsi="Arial"/>
        </w:rPr>
        <w:t xml:space="preserve">undergoing apoptosis within two weeks of initial infection </w:t>
      </w:r>
      <w:r>
        <w:fldChar w:fldCharType="begin"/>
      </w:r>
      <w:r>
        <w:rPr>
          <w:rFonts w:cs="Arial" w:ascii="Arial" w:hAnsi="Arial"/>
        </w:rPr>
        <w:instrText xml:space="preserve"> ADDIN EN.CITE &lt;EndNote&gt;&lt;Cite&gt;&lt;Author&gt;Homann&lt;/Author&gt;&lt;Year&gt;2001&lt;/Year&gt;&lt;RecNum&gt;258&lt;/RecNum&gt;&lt;record&gt;&lt;database name="lrp1-Converted.enl" path="C:\K\Resubmission\lrp1-Converted.enl"&gt;lrp1-Converted.enl&lt;/database&gt;&lt;source-app name="EndNote" version="8.0"&gt;EndNote&lt;/source-app&gt;&lt;rec-number&gt;258&lt;/rec-number&gt;&lt;ref-type name="Journal Article"&gt;17&lt;/ref-type&gt;&lt;contributors&gt;&lt;authors&gt;&lt;author&gt;&lt;style face="normal" font="default" size="100%"&gt;Homann, D.&lt;/style&gt;&lt;/author&gt;&lt;author&gt;&lt;style face="normal" font="default" size="100%"&gt;Teyton, L.&lt;/style&gt;&lt;/author&gt;&lt;author&gt;&lt;style face="normal" font="default" size="100%"&gt;Oldstone, M. B.&lt;/style&gt;&lt;/author&gt;&lt;/authors&gt;&lt;/contributors&gt;&lt;titles&gt;&lt;title&gt;&lt;style face="normal" font="default" size="100%"&gt;Differential regulation of antiviral T-cell immunity results in stable CD8+ but declining CD4+ T-cell memory&lt;/style&gt;&lt;/title&gt;&lt;secondary-title&gt;&lt;style face="normal" font="default" size="100%"&gt;Nat Med&lt;/style&gt;&lt;/secondary-title&gt;&lt;/titles&gt;&lt;periodical&gt;&lt;full-title&gt;&lt;style face="normal" font="default" size="100%"&gt;Nat Med&lt;/style&gt;&lt;/full-title&gt;&lt;/periodical&gt;&lt;pages&gt;&lt;style face="normal" font="default" size="100%"&gt;913-9.&lt;/style&gt;&lt;/pages&gt;&lt;volume&gt;&lt;style face="normal" font="default" size="100%"&gt;7&lt;/style&gt;&lt;/volume&gt;&lt;number&gt;&lt;style face="normal" font="default" size="100%"&gt;8&lt;/style&gt;&lt;/number&gt;&lt;keywords&gt;&lt;keyword&gt;&lt;style face="normal" font="default" size="100%"&gt;0 (Histocompatibility Antigens Class I)&lt;/style&gt;&lt;/keyword&gt;&lt;keyword&gt;&lt;style face="normal" font="default" size="100%"&gt;0 (Histocompatibility Antigens Class II)&lt;/style&gt;&lt;/keyword&gt;&lt;keyword&gt;&lt;style face="normal" font="default" size="100%"&gt;Amino Acid Sequence&lt;/style&gt;&lt;/keyword&gt;&lt;keyword&gt;&lt;style face="normal" font="default" size="100%"&gt;Animals&lt;/style&gt;&lt;/keyword&gt;&lt;keyword&gt;&lt;style face="normal" font="default" size="100%"&gt;Apoptosis/immunology&lt;/style&gt;&lt;/keyword&gt;&lt;keyword&gt;&lt;style face="normal" font="default" size="100%"&gt;CD4-Positive T-Lymphocytes/*immunology&lt;/style&gt;&lt;/keyword&gt;&lt;keyword&gt;&lt;style face="normal" font="default" size="100%"&gt;CD8-Positive T-Lymphocytes/*immunology&lt;/style&gt;&lt;/keyword&gt;&lt;keyword&gt;&lt;style face="normal" font="default" size="100%"&gt;Histocompatibility Antigens Class I/chemistry/immunology&lt;/style&gt;&lt;/keyword&gt;&lt;keyword&gt;&lt;style face="normal" font="default" size="100%"&gt;Histocompatibility Antigens Class II/chemistry/immunology&lt;/style&gt;&lt;/keyword&gt;&lt;keyword&gt;&lt;style face="normal" font="default" size="100%"&gt;*Immunologic Memory&lt;/style&gt;&lt;/keyword&gt;&lt;keyword&gt;&lt;style face="normal" font="default" size="100%"&gt;Mice&lt;/style&gt;&lt;/keyword&gt;&lt;keyword&gt;&lt;style face="normal" font="default" size="100%"&gt;Mice, Inbred C57BL&lt;/style&gt;&lt;/keyword&gt;&lt;keyword&gt;&lt;style face="normal" font="default" size="100%"&gt;Molecular Sequence Data&lt;/style&gt;&lt;/keyword&gt;&lt;keyword&gt;&lt;style face="normal" font="default" size="100%"&gt;Support, Non-U.S. Gov&amp;apos;t&lt;/style&gt;&lt;/keyword&gt;&lt;keyword&gt;&lt;style face="normal" font="default" size="100%"&gt;Support, U.S. Gov&amp;apos;t, P.H.S.&lt;/style&gt;&lt;/keyword&gt;&lt;/keywords&gt;&lt;dates&gt;&lt;year&gt;&lt;style face="normal" font="default" size="100%"&gt;2001&lt;/style&gt;&lt;/year&gt;&lt;pub-dates&gt;&lt;date&gt;&lt;style face="normal" font="default" size="100%"&gt;Aug&lt;/style&gt;&lt;/date&gt;&lt;/pub-dates&gt;&lt;/dates&gt;&lt;urls&gt;&lt;/urls&gt;&lt;/record&gt;&lt;/Cite&gt;&lt;/EndNote&gt;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[10]</w:t>
      </w:r>
      <w:r>
        <w:rPr>
          <w:rFonts w:cs="Arial" w:ascii="Arial" w:hAnsi="Arial"/>
        </w:rPr>
      </w:r>
      <w:r>
        <w:rPr>
          <w:rFonts w:cs="Arial" w:ascii="Arial" w:hAnsi="Arial"/>
        </w:rPr>
        <w:fldChar w:fldCharType="end"/>
      </w:r>
      <w:r>
        <w:rPr>
          <w:rFonts w:cs="Arial" w:ascii="Arial" w:hAnsi="Arial"/>
        </w:rPr>
        <w:t xml:space="preserve">. </w:t>
      </w:r>
    </w:p>
    <w:p>
      <w:pPr>
        <w:pStyle w:val="Normal"/>
        <w:spacing w:lineRule="auto" w:line="720"/>
        <w:ind w:firstLine="720"/>
        <w:jc w:val="both"/>
        <w:rPr/>
      </w:pPr>
      <w:r>
        <w:rPr>
          <w:rFonts w:cs="Arial" w:ascii="Arial" w:hAnsi="Arial"/>
        </w:rPr>
        <w:t>For CD8</w:t>
      </w:r>
      <w:r>
        <w:rPr>
          <w:rFonts w:cs="Arial" w:ascii="Arial" w:hAnsi="Arial"/>
          <w:vertAlign w:val="superscript"/>
        </w:rPr>
        <w:t>+</w:t>
      </w:r>
      <w:r>
        <w:rPr>
          <w:rFonts w:cs="Arial" w:ascii="Arial" w:hAnsi="Arial"/>
        </w:rPr>
        <w:t xml:space="preserve"> T cells, a subset of the </w:t>
      </w:r>
      <w:ins w:id="80" w:author="ananda goldrath" w:date="2004-11-18T16:35:00Z">
        <w:r>
          <w:rPr>
            <w:rFonts w:cs="Arial" w:ascii="Arial" w:hAnsi="Arial"/>
          </w:rPr>
          <w:t xml:space="preserve">antigen-specific </w:t>
        </w:r>
      </w:ins>
      <w:del w:id="81" w:author="ananda goldrath" w:date="2004-11-18T16:36:00Z">
        <w:r>
          <w:rPr>
            <w:rFonts w:cs="Arial" w:ascii="Arial" w:hAnsi="Arial"/>
          </w:rPr>
          <w:delText xml:space="preserve">cells expressing a given TCR </w:delText>
        </w:r>
      </w:del>
      <w:r>
        <w:rPr>
          <w:rFonts w:cs="Arial" w:ascii="Arial" w:hAnsi="Arial"/>
        </w:rPr>
        <w:t xml:space="preserve">persists long after initial antigen exposure and are known as memory cells. The lineage relationship between effector T cells and memory T cells has been the subject of several recent papers. Initial reports indicated that naive progeny destined to become memory T cells underwent a stage in which they adopted effector-like phenotype and gene expression patterns, suggesting that memory T cells were derived stochastically from a homogeneous effector T cell pool </w:t>
      </w:r>
      <w:r>
        <w:fldChar w:fldCharType="begin"/>
      </w:r>
      <w:r>
        <w:rPr>
          <w:rFonts w:cs="Arial" w:ascii="Arial" w:hAnsi="Arial"/>
        </w:rPr>
        <w:instrText xml:space="preserve"> ADDIN EN.CITE &lt;EndNote&gt;&lt;Cite&gt;&lt;Author&gt;Kaech&lt;/Author&gt;&lt;Year&gt;2002&lt;/Year&gt;&lt;RecNum&gt;169&lt;/RecNum&gt;&lt;record&gt;&lt;database name="lrp1-Converted.enl" path="C:\K\Resubmission\lrp1-Converted.enl"&gt;lrp1-Converted.enl&lt;/database&gt;&lt;source-app name="EndNote" version="8.0"&gt;EndNote&lt;/source-app&gt;&lt;rec-number&gt;169&lt;/rec-number&gt;&lt;ref-type name="Journal Article"&gt;17&lt;/ref-type&gt;&lt;contributors&gt;&lt;authors&gt;&lt;author&gt;&lt;style face="normal" font="default" size="100%"&gt;Kaech, S. M.&lt;/style&gt;&lt;/author&gt;&lt;author&gt;&lt;style face="normal" font="default" size="100%"&gt;Hemby, S.&lt;/style&gt;&lt;/author&gt;&lt;author&gt;&lt;style face="normal" font="default" size="100%"&gt;Kersh, E.&lt;/style&gt;&lt;/author&gt;&lt;author&gt;&lt;style face="normal" font="default" size="100%"&gt;Ahmed, R.&lt;/style&gt;&lt;/author&gt;&lt;/authors&gt;&lt;/contributors&gt;&lt;titles&gt;&lt;title&gt;&lt;style face="normal" font="default" size="100%"&gt;Molecular and functional profiling of memory CD8 T cell differentiation&lt;/style&gt;&lt;/title&gt;&lt;secondary-title&gt;&lt;style face="normal" font="default" size="100%"&gt;Cell.&lt;/style&gt;&lt;/secondary-title&gt;&lt;/titles&gt;&lt;pages&gt;&lt;style face="normal" font="default" size="100%"&gt;837-51&lt;/style&gt;&lt;/pages&gt;&lt;volume&gt;&lt;style face="normal" font="default" size="100%"&gt;111&lt;/style&gt;&lt;/volume&gt;&lt;number&gt;&lt;style face="normal" font="default" size="100%"&gt;6&lt;/style&gt;&lt;/number&gt;&lt;keywords&gt;&lt;keyword&gt;&lt;style face="normal" font="default" size="100%"&gt;Animals&lt;/style&gt;&lt;/keyword&gt;&lt;keyword&gt;&lt;style face="normal" font="default" size="100%"&gt;Blotting, Western&lt;/style&gt;&lt;/keyword&gt;&lt;keyword&gt;&lt;style face="normal" font="default" size="100%"&gt;*CD8-Positive T-Lymphocytes/cy [Cytology]&lt;/style&gt;&lt;/keyword&gt;&lt;keyword&gt;&lt;style face="normal" font="default" size="100%"&gt;Cell Differentiation&lt;/style&gt;&lt;/keyword&gt;&lt;keyword&gt;&lt;style face="normal" font="default" size="100%"&gt;Cell Division&lt;/style&gt;&lt;/keyword&gt;&lt;keyword&gt;&lt;style face="normal" font="default" size="100%"&gt;Cell Separation&lt;/style&gt;&lt;/keyword&gt;&lt;keyword&gt;&lt;style face="normal" font="default" size="100%"&gt;Flow Cytometry&lt;/style&gt;&lt;/keyword&gt;&lt;keyword&gt;&lt;style face="normal" font="default" size="100%"&gt;*Immunologic Memory&lt;/style&gt;&lt;/keyword&gt;&lt;keyword&gt;&lt;style face="normal" font="default" size="100%"&gt;Mice&lt;/style&gt;&lt;/keyword&gt;&lt;keyword&gt;&lt;style face="normal" font="default" size="100%"&gt;Mice, Inbred C57BL&lt;/style&gt;&lt;/keyword&gt;&lt;keyword&gt;&lt;style face="normal" font="default" size="100%"&gt;Mice, Transgenic&lt;/style&gt;&lt;/keyword&gt;&lt;keyword&gt;&lt;style face="normal" font="default" size="100%"&gt;Models, Biological&lt;/style&gt;&lt;/keyword&gt;&lt;keyword&gt;&lt;style face="normal" font="default" size="100%"&gt;Oligonucleotide Array Sequence Analysis&lt;/style&gt;&lt;/keyword&gt;&lt;keyword&gt;&lt;style face="normal" font="default" size="100%"&gt;Support, Non-U.S. Gov&amp;apos;t&lt;/style&gt;&lt;/keyword&gt;&lt;keyword&gt;&lt;style face="normal" font="default" size="100%"&gt;Support, U.S. Gov&amp;apos;t, P.H.S.&lt;/style&gt;&lt;/keyword&gt;&lt;keyword&gt;&lt;style face="normal" font="default" size="100%"&gt;Time Factors&lt;/style&gt;&lt;/keyword&gt;&lt;/keywords&gt;&lt;dates&gt;&lt;year&gt;&lt;style face="normal" font="default" size="100%"&gt;2002&lt;/style&gt;&lt;/year&gt;&lt;/dates&gt;&lt;urls&gt;&lt;/urls&gt;&lt;/record&gt;&lt;/Cite&gt;&lt;/EndNote&gt;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[11]</w:t>
      </w:r>
      <w:r>
        <w:rPr>
          <w:rFonts w:cs="Arial" w:ascii="Arial" w:hAnsi="Arial"/>
        </w:rPr>
      </w:r>
      <w:r>
        <w:rPr>
          <w:rFonts w:cs="Arial" w:ascii="Arial" w:hAnsi="Arial"/>
        </w:rPr>
        <w:fldChar w:fldCharType="end"/>
      </w:r>
      <w:r>
        <w:rPr>
          <w:rFonts w:cs="Arial" w:ascii="Arial" w:hAnsi="Arial"/>
        </w:rPr>
        <w:t xml:space="preserve">. However, more recent work has demonstrated that the precursors destined to become memory cells can be </w:t>
      </w:r>
      <w:del w:id="82" w:author="ananda goldrath" w:date="2004-11-18T16:37:00Z">
        <w:r>
          <w:rPr>
            <w:rFonts w:cs="Arial" w:ascii="Arial" w:hAnsi="Arial"/>
          </w:rPr>
          <w:delText xml:space="preserve">distinguished </w:delText>
        </w:r>
      </w:del>
      <w:ins w:id="83" w:author="ananda goldrath" w:date="2004-11-18T16:37:00Z">
        <w:r>
          <w:rPr>
            <w:rFonts w:cs="Arial" w:ascii="Arial" w:hAnsi="Arial"/>
          </w:rPr>
          <w:t xml:space="preserve">identified among the effector T cell population </w:t>
        </w:r>
      </w:ins>
      <w:r>
        <w:rPr>
          <w:rFonts w:cs="Arial" w:ascii="Arial" w:hAnsi="Arial"/>
        </w:rPr>
        <w:t xml:space="preserve">by the surface expression of </w:t>
      </w:r>
      <w:del w:id="84" w:author="ananda goldrath" w:date="2004-11-18T16:37:00Z">
        <w:r>
          <w:rPr>
            <w:rFonts w:cs="Arial" w:ascii="Arial" w:hAnsi="Arial"/>
          </w:rPr>
          <w:delText xml:space="preserve">either </w:delText>
        </w:r>
      </w:del>
      <w:r>
        <w:rPr>
          <w:rFonts w:cs="Arial" w:ascii="Arial" w:hAnsi="Arial"/>
        </w:rPr>
        <w:t xml:space="preserve">IL-7R </w:t>
      </w:r>
      <w:ins w:id="85" w:author="ananda goldrath" w:date="2004-11-18T16:37:00Z">
        <w:r>
          <w:rPr>
            <w:rFonts w:cs="Arial" w:ascii="Arial" w:hAnsi="Arial"/>
          </w:rPr>
          <w:t xml:space="preserve">and </w:t>
        </w:r>
      </w:ins>
      <w:del w:id="86" w:author="ananda goldrath" w:date="2004-11-18T16:37:00Z">
        <w:r>
          <w:rPr>
            <w:rFonts w:cs="Arial" w:ascii="Arial" w:hAnsi="Arial"/>
          </w:rPr>
          <w:delText xml:space="preserve">or </w:delText>
        </w:r>
      </w:del>
      <w:r>
        <w:rPr>
          <w:rFonts w:cs="Arial" w:ascii="Arial" w:hAnsi="Arial"/>
        </w:rPr>
        <w:t xml:space="preserve">CD8 alpha/alpha homodimer </w:t>
      </w:r>
      <w:r>
        <w:fldChar w:fldCharType="begin"/>
      </w:r>
      <w:r>
        <w:rPr>
          <w:rFonts w:cs="Arial" w:ascii="Arial" w:hAnsi="Arial"/>
        </w:rPr>
        <w:instrText xml:space="preserve"> ADDIN EN.CITE &lt;EndNote&gt;&lt;Cite&gt;&lt;Author&gt;Kaech&lt;/Author&gt;&lt;Year&gt;2003&lt;/Year&gt;&lt;RecNum&gt;156&lt;/RecNum&gt;&lt;record&gt;&lt;database name="lrp1-Converted.enl" path="C:\K\Resubmission\lrp1-Converted.enl"&gt;lrp1-Converted.enl&lt;/database&gt;&lt;source-app name="EndNote" version="8.0"&gt;EndNote&lt;/source-app&gt;&lt;rec-number&gt;156&lt;/rec-number&gt;&lt;ref-type name="Journal Article"&gt;17&lt;/ref-type&gt;&lt;contributors&gt;&lt;authors&gt;&lt;author&gt;&lt;style face="normal" font="default" size="100%"&gt;Kaech, S. M.&lt;/style&gt;&lt;/author&gt;&lt;author&gt;&lt;style face="normal" font="default" size="100%"&gt;Tan, J. T.&lt;/style&gt;&lt;/author&gt;&lt;author&gt;&lt;style face="normal" font="default" size="100%"&gt;Wherry, E. J.&lt;/style&gt;&lt;/author&gt;&lt;author&gt;&lt;style face="normal" font="default" size="100%"&gt;Konieczny, B. T.&lt;/style&gt;&lt;/author&gt;&lt;author&gt;&lt;style face="normal" font="default" size="100%"&gt;Surh, C. D.&lt;/style&gt;&lt;/author&gt;&lt;author&gt;&lt;style face="normal" font="default" size="100%"&gt;Ahmed, R.&lt;/style&gt;&lt;/author&gt;&lt;/authors&gt;&lt;/contributors&gt;&lt;titles&gt;&lt;title&gt;&lt;style face="normal" font="default" size="100%"&gt;Selective expression of the interleukin 7 receptor identifies effector CD8 T cells that give rise to long-lived memory cells&lt;/style&gt;&lt;/title&gt;&lt;secondary-title&gt;&lt;style face="normal" font="default" size="100%"&gt;Nature Immunology.&lt;/style&gt;&lt;/secondary-title&gt;&lt;/titles&gt;&lt;pages&gt;&lt;style face="normal" font="default" size="100%"&gt;1191-8&lt;/style&gt;&lt;/pages&gt;&lt;volume&gt;&lt;style face="normal" font="default" size="100%"&gt;4&lt;/style&gt;&lt;/volume&gt;&lt;number&gt;&lt;style face="normal" font="default" size="100%"&gt;12&lt;/style&gt;&lt;/number&gt;&lt;keywords&gt;&lt;keyword&gt;&lt;style face="normal" font="default" size="100%"&gt;Adoptive Transfer&lt;/style&gt;&lt;/keyword&gt;&lt;keyword&gt;&lt;style face="normal" font="default" size="100%"&gt;Animals&lt;/style&gt;&lt;/keyword&gt;&lt;keyword&gt;&lt;style face="normal" font="default" size="100%"&gt;Antigens, Surface&lt;/style&gt;&lt;/keyword&gt;&lt;keyword&gt;&lt;style face="normal" font="default" size="100%"&gt;*CD8-Positive T-Lymphocytes/cy [Cytology]&lt;/style&gt;&lt;/keyword&gt;&lt;keyword&gt;&lt;style face="normal" font="default" size="100%"&gt;CD8-Positive T-Lymphocytes/ph [Physiology]&lt;/style&gt;&lt;/keyword&gt;&lt;keyword&gt;&lt;style face="normal" font="default" size="100%"&gt;*Cell Differentiation/im [Immunology]&lt;/style&gt;&lt;/keyword&gt;&lt;keyword&gt;&lt;style face="normal" font="default" size="100%"&gt;Cell Lineage/im [Immunology]&lt;/style&gt;&lt;/keyword&gt;&lt;keyword&gt;&lt;style face="normal" font="default" size="100%"&gt;Gene Expression/im [Immunology]&lt;/style&gt;&lt;/keyword&gt;&lt;keyword&gt;&lt;style face="normal" font="default" size="100%"&gt;*Immunologic Memory&lt;/style&gt;&lt;/keyword&gt;&lt;keyword&gt;&lt;style face="normal" font="default" size="100%"&gt;Lymphocyte Activation&lt;/style&gt;&lt;/keyword&gt;&lt;keyword&gt;&lt;style face="normal" font="default" size="100%"&gt;Lymphocytic Choriomeningitis/im [Immunology]&lt;/style&gt;&lt;/keyword&gt;&lt;keyword&gt;&lt;style face="normal" font="default" size="100%"&gt;Lymphocytic choriomeningitis virus/im [Immunology]&lt;/style&gt;&lt;/keyword&gt;&lt;keyword&gt;&lt;style face="normal" font="default" size="100%"&gt;Mice&lt;/style&gt;&lt;/keyword&gt;&lt;keyword&gt;&lt;style face="normal" font="default" size="100%"&gt;Mice, Transgenic&lt;/style&gt;&lt;/keyword&gt;&lt;keyword&gt;&lt;style face="normal" font="default" size="100%"&gt;Oligonucleotide Array Sequence Analysis&lt;/style&gt;&lt;/keyword&gt;&lt;keyword&gt;&lt;style face="normal" font="default" size="100%"&gt;*Receptors, Interleukin-7/bi [Biosynthesis]&lt;/style&gt;&lt;/keyword&gt;&lt;keyword&gt;&lt;style face="normal" font="default" size="100%"&gt;Signal Transduction/im [Immunology]&lt;/style&gt;&lt;/keyword&gt;&lt;keyword&gt;&lt;style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Subsets/cy [Cytology]&lt;/style&gt;&lt;/keyword&gt;&lt;keyword&gt;&lt;style face="normal" font="default" size="100%"&gt;T-Lymphocyte Subsets/ph [Physiology]&lt;/style&gt;&lt;/keyword&gt;&lt;/keywords&gt;&lt;dates&gt;&lt;year&gt;&lt;style face="normal" font="default" size="100%"&gt;2003&lt;/style&gt;&lt;/year&gt;&lt;/dates&gt;&lt;urls&gt;&lt;/urls&gt;&lt;/record&gt;&lt;/Cite&gt;&lt;Cite&gt;&lt;Author&gt;Huster&lt;/Author&gt;&lt;Year&gt;2004&lt;/Year&gt;&lt;RecNum&gt;238&lt;/RecNum&gt;&lt;record&gt;&lt;database name="lrp1-Converted.enl" path="C:\K\Resubmission\lrp1-Converted.enl"&gt;lrp1-Converted.enl&lt;/database&gt;&lt;source-app name="EndNote" version="8.0"&gt;EndNote&lt;/source-app&gt;&lt;rec-number&gt;238&lt;/rec-number&gt;&lt;ref-type name="Journal Article"&gt;17&lt;/ref-type&gt;&lt;contributors&gt;&lt;authors&gt;&lt;author&gt;&lt;style face="normal" font="default" size="100%"&gt;Huster, K. M.&lt;/style&gt;&lt;/author&gt;&lt;author&gt;&lt;style face="normal" font="default" size="100%"&gt;Busch, V.&lt;/style&gt;&lt;/author&gt;&lt;author&gt;&lt;style face="normal" font="default" size="100%"&gt;Schiemann, M.&lt;/style&gt;&lt;/author&gt;&lt;author&gt;&lt;style face="normal" font="default" size="100%"&gt;Linkemann, K.&lt;/style&gt;&lt;/author&gt;&lt;author&gt;&lt;style face="normal" font="default" size="100%"&gt;Kerksiek, K. M.&lt;/style&gt;&lt;/author&gt;&lt;author&gt;&lt;style face="normal" font="default" size="100%"&gt;Wagner, H.&lt;/style&gt;&lt;/author&gt;&lt;author&gt;&lt;style face="normal" font="default" size="100%"&gt;Busch, D. H.&lt;/style&gt;&lt;/author&gt;&lt;/authors&gt;&lt;/contributors&gt;&lt;titles&gt;&lt;title&gt;&lt;style face="normal" font="default" size="100%"&gt;Selective expression of IL-7 receptor on memory T cells identifies early CD40L-dependent generation of distinct CD8+ memory T cell subsets&lt;/style&gt;&lt;/title&gt;&lt;secondary-title&gt;&lt;style face="normal" font="default" size="100%"&gt;Proc Natl Acad Sci U S A&lt;/style&gt;&lt;/secondary-title&gt;&lt;/titles&gt;&lt;periodical&gt;&lt;full-title&gt;&lt;style face="normal" font="default" size="100%"&gt;Proc Natl Acad Sci U S A&lt;/style&gt;&lt;/full-title&gt;&lt;/periodical&gt;&lt;pages&gt;&lt;style face="normal" font="default" size="100%"&gt;5610-5. Epub 2004 Mar 25.&lt;/style&gt;&lt;/pages&gt;&lt;volume&gt;&lt;style face="normal" font="default" size="100%"&gt;101&lt;/style&gt;&lt;/volume&gt;&lt;number&gt;&lt;style face="normal" font="default" size="100%"&gt;15&lt;/style&gt;&lt;/number&gt;&lt;keywords&gt;&lt;keyword&gt;&lt;style face="normal" font="default" size="100%"&gt;0 (Biological Markers)&lt;/style&gt;&lt;/keyword&gt;&lt;keyword&gt;&lt;style face="normal" font="default" size="100%"&gt;0 (Histocompatibility Antigens Class II)&lt;/style&gt;&lt;/keyword&gt;&lt;keyword&gt;&lt;style face="normal" font="default" size="100%"&gt;0 (Receptors, Interleukin-7)&lt;/style&gt;&lt;/keyword&gt;&lt;keyword&gt;&lt;style face="normal" font="default" size="100%"&gt;147205-72-9 (CD40 Ligand)&lt;/style&gt;&lt;/keyword&gt;&lt;keyword&gt;&lt;style face="normal" font="default" size="100%"&gt;82115-62-6 (Interferon Type II)&lt;/style&gt;&lt;/keyword&gt;&lt;keyword&gt;&lt;style face="normal" font="default" size="100%"&gt;Animals&lt;/style&gt;&lt;/keyword&gt;&lt;keyword&gt;&lt;style face="normal" font="default" size="100%"&gt;Biological Markers/analysis&lt;/style&gt;&lt;/keyword&gt;&lt;keyword&gt;&lt;style face="normal" font="default" size="100%"&gt;CD40 Ligand/*immunology&lt;/style&gt;&lt;/keyword&gt;&lt;keyword&gt;&lt;style face="normal" font="default" size="100%"&gt;CD8-Positive T-Lymphocytes/cytology/*immunology/metabolism/transplantation&lt;/style&gt;&lt;/keyword&gt;&lt;keyword&gt;&lt;style face="normal" font="default" size="100%"&gt;Cytotoxicity, Immunologic&lt;/style&gt;&lt;/keyword&gt;&lt;keyword&gt;&lt;style face="normal" font="default" size="100%"&gt;Histocompatibility Antigens Class II/genetics/immunology&lt;/style&gt;&lt;/keyword&gt;&lt;keyword&gt;&lt;style face="normal" font="default" size="100%"&gt;*Immunologic Memory&lt;/style&gt;&lt;/keyword&gt;&lt;keyword&gt;&lt;style face="normal" font="default" size="100%"&gt;Immunophenotyping&lt;/style&gt;&lt;/keyword&gt;&lt;keyword&gt;&lt;style face="normal" font="default" size="100%"&gt;Interferon Type II/biosynthesis/immunology&lt;/style&gt;&lt;/keyword&gt;&lt;keyword&gt;&lt;style face="normal" font="default" size="100%"&gt;Listeria Infections/immunology&lt;/style&gt;&lt;/keyword&gt;&lt;keyword&gt;&lt;style face="normal" font="default" size="100%"&gt;Liver/cytology&lt;/style&gt;&lt;/keyword&gt;&lt;keyword&gt;&lt;style face="normal" font="default" size="100%"&gt;Lung/cytology&lt;/style&gt;&lt;/keyword&gt;&lt;keyword&gt;&lt;style face="normal" font="default" size="100%"&gt;Lymph Nodes/cytology&lt;/style&gt;&lt;/keyword&gt;&lt;keyword&gt;&lt;style face="normal" font="default" size="100%"&gt;Mice&lt;/style&gt;&lt;/keyword&gt;&lt;keyword&gt;&lt;style face="normal" font="default" size="100%"&gt;Mice, Inbred BALB C&lt;/style&gt;&lt;/keyword&gt;&lt;keyword&gt;&lt;style face="normal" font="default" size="100%"&gt;Mice, Inbred C57BL&lt;/style&gt;&lt;/keyword&gt;&lt;keyword&gt;&lt;style face="normal" font="default" size="100%"&gt;Mice, Transgenic&lt;/style&gt;&lt;/keyword&gt;&lt;keyword&gt;&lt;style face="normal" font="default" size="100%"&gt;Receptors, Interleukin-7/analysis/*biosynthesis/chemistry&lt;/style&gt;&lt;/keyword&gt;&lt;keyword&gt;&lt;style face="normal" font="default" size="100%"&gt;Spleen/cytology&lt;/style&gt;&lt;/keyword&gt;&lt;keyword&gt;&lt;style face="normal" font="default" size="100%"&gt;Staining and Labeling/methods&lt;/style&gt;&lt;/keyword&gt;&lt;keyword&gt;&lt;style face="normal" font="default" size="100%"&gt;Support, Non-U.S. Gov&amp;apos;t&lt;/style&gt;&lt;/keyword&gt;&lt;keyword&gt;&lt;style face="normal" font="default" size="100%"&gt;T-Lymphocyte Subsets/cytology/*immunology&lt;/style&gt;&lt;/keyword&gt;&lt;/keywords&gt;&lt;dates&gt;&lt;year&gt;&lt;style face="normal" font="default" size="100%"&gt;2004&lt;/style&gt;&lt;/year&gt;&lt;pub-dates&gt;&lt;date&gt;&lt;style face="normal" font="default" size="100%"&gt;Apr 13&lt;/style&gt;&lt;/date&gt;&lt;/pub-dates&gt;&lt;/dates&gt;&lt;urls&gt;&lt;/urls&gt;&lt;/record&gt;&lt;/Cite&gt;&lt;Cite&gt;&lt;Author&gt;Madakamutil&lt;/Author&gt;&lt;Year&gt;2004&lt;/Year&gt;&lt;RecNum&gt;239&lt;/RecNum&gt;&lt;record&gt;&lt;database name="lrp1-Converted.enl" path="C:\K\Resubmission\lrp1-Converted.enl"&gt;lrp1-Converted.enl&lt;/database&gt;&lt;source-app name="EndNote" version="8.0"&gt;EndNote&lt;/source-app&gt;&lt;rec-number&gt;239&lt;/rec-number&gt;&lt;ref-type name="Journal Article"&gt;17&lt;/ref-type&gt;&lt;contributors&gt;&lt;authors&gt;&lt;author&gt;&lt;style face="normal" font="default" size="100%"&gt;Madakamutil, L. T.&lt;/style&gt;&lt;/author&gt;&lt;author&gt;&lt;style face="normal" font="default" size="100%"&gt;Christen, U.&lt;/style&gt;&lt;/author&gt;&lt;author&gt;&lt;style face="normal" font="default" size="100%"&gt;Lena, C. J.&lt;/style&gt;&lt;/author&gt;&lt;author&gt;&lt;style face="normal" font="default" size="100%"&gt;Wang-Zhu, Y.&lt;/style&gt;&lt;/author&gt;&lt;author&gt;&lt;style face="normal" font="default" size="100%"&gt;Attinger, A.&lt;/style&gt;&lt;/author&gt;&lt;author&gt;&lt;style face="normal" font="default" size="100%"&gt;Sundarrajan, M.&lt;/style&gt;&lt;/author&gt;&lt;author&gt;&lt;style face="normal" font="default" size="100%"&gt;Ellmeier, W.&lt;/style&gt;&lt;/author&gt;&lt;author&gt;&lt;style face="normal" font="default" size="100%"&gt;von Herrath, M. G.&lt;/style&gt;&lt;/author&gt;&lt;author&gt;&lt;style face="normal" font="default" size="100%"&gt;Jensen, P.&lt;/style&gt;&lt;/author&gt;&lt;author&gt;&lt;style face="normal" font="default" size="100%"&gt;Littman, D. R.&lt;/style&gt;&lt;/author&gt;&lt;author&gt;&lt;style face="normal" font="default" size="100%"&gt;Cheroutre, H.&lt;/style&gt;&lt;/author&gt;&lt;/authors&gt;&lt;/contributors&gt;&lt;titles&gt;&lt;title&gt;&lt;style face="normal" font="default" size="100%"&gt;CD8alphaalpha-mediated survival and differentiation of CD8 memory T cell precursors&lt;/style&gt;&lt;/title&gt;&lt;secondary-title&gt;&lt;style face="normal" font="default" size="100%"&gt;Science&lt;/style&gt;&lt;/secondary-title&gt;&lt;/titles&gt;&lt;periodical&gt;&lt;full-title&gt;&lt;style face="normal" font="default" size="100%"&gt;Science&lt;/style&gt;&lt;/full-title&gt;&lt;/periodical&gt;&lt;pages&gt;&lt;style face="normal" font="default" size="100%"&gt;590-3.&lt;/style&gt;&lt;/pages&gt;&lt;volume&gt;&lt;style face="normal" font="default" size="100%"&gt;304&lt;/style&gt;&lt;/volume&gt;&lt;number&gt;&lt;style face="normal" font="default" size="100%"&gt;5670&lt;/style&gt;&lt;/number&gt;&lt;keywords&gt;&lt;keyword&gt;&lt;style face="normal" font="default" size="100%"&gt;0 (Antigens, CD8)&lt;/style&gt;&lt;/keyword&gt;&lt;keyword&gt;&lt;style face="normal" font="default" size="100%"&gt;0 (CD8alphaalpha antigen)&lt;/style&gt;&lt;/keyword&gt;&lt;keyword&gt;&lt;style face="normal" font="default" size="100%"&gt;0 (Membrane Glycoproteins)&lt;/style&gt;&lt;/keyword&gt;&lt;keyword&gt;&lt;style face="normal" font="default" size="100%"&gt;0 (Receptors, Interleukin-7)&lt;/style&gt;&lt;/keyword&gt;&lt;keyword&gt;&lt;style face="normal" font="default" size="100%"&gt;0 (interleukin-7 receptor, alpha chain)&lt;/style&gt;&lt;/keyword&gt;&lt;keyword&gt;&lt;style face="normal" font="default" size="100%"&gt;0 (thymus-leukemia antigens)&lt;/style&gt;&lt;/keyword&gt;&lt;keyword&gt;&lt;style face="normal" font="default" size="100%"&gt;82115-62-6 (Interferon Type II)&lt;/style&gt;&lt;/keyword&gt;&lt;keyword&gt;&lt;style face="normal" font="default" size="100%"&gt;Animals&lt;/style&gt;&lt;/keyword&gt;&lt;keyword&gt;&lt;style face="normal" font="default" size="100%"&gt;Antigen-Presenting Cells/immunology&lt;/style&gt;&lt;/keyword&gt;&lt;keyword&gt;&lt;style face="normal" font="default" size="100%"&gt;Antigens, CD8/*immunology&lt;/style&gt;&lt;/keyword&gt;&lt;keyword&gt;&lt;style face="normal" font="default" size="100%"&gt;Arenaviridae Infections/immunology&lt;/style&gt;&lt;/keyword&gt;&lt;keyword&gt;&lt;style face="normal" font="default" size="100%"&gt;CD8-Positive T-Lymphocytes/*immunology&lt;/style&gt;&lt;/keyword&gt;&lt;keyword&gt;&lt;style face="normal" font="default" size="100%"&gt;Cell Differentiation&lt;/style&gt;&lt;/keyword&gt;&lt;keyword&gt;&lt;style face="normal" font="default" size="100%"&gt;Cell Survival&lt;/style&gt;&lt;/keyword&gt;&lt;keyword&gt;&lt;style face="normal" font="default" size="100%"&gt;*Immunologic Memory&lt;/style&gt;&lt;/keyword&gt;&lt;keyword&gt;&lt;style face="normal" font="default" size="100%"&gt;Interferon Type II/biosynthesis&lt;/style&gt;&lt;/keyword&gt;&lt;keyword&gt;&lt;style face="normal" font="default" size="100%"&gt;*Lymphocyte Activation&lt;/style&gt;&lt;/keyword&gt;&lt;keyword&gt;&lt;style face="normal" font="default" size="100%"&gt;Lymphocytic choriomeningitis virus/immunology&lt;/style&gt;&lt;/keyword&gt;&lt;keyword&gt;&lt;style face="normal" font="default" size="100%"&gt;Membrane Glycoproteins/immunology/metabolism&lt;/style&gt;&lt;/keyword&gt;&lt;keyword&gt;&lt;style face="normal" font="default" size="100%"&gt;Mice&lt;/style&gt;&lt;/keyword&gt;&lt;keyword&gt;&lt;style face="normal" font="default" size="100%"&gt;Mice, Inbred C57BL&lt;/style&gt;&lt;/keyword&gt;&lt;keyword&gt;&lt;style face="normal" font="default" size="100%"&gt;Mice, Knockout&lt;/style&gt;&lt;/keyword&gt;&lt;keyword&gt;&lt;style face="normal" font="default" size="100%"&gt;Mice, Transgenic&lt;/style&gt;&lt;/keyword&gt;&lt;keyword&gt;&lt;style face="normal" font="default" size="100%"&gt;Receptors, Interleukin-7/immunology/metabolism&lt;/style&gt;&lt;/keyword&gt;&lt;keyword&gt;&lt;style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Subsets/immunology&lt;/style&gt;&lt;/keyword&gt;&lt;/keywords&gt;&lt;dates&gt;&lt;year&gt;&lt;style face="normal" font="default" size="100%"&gt;2004&lt;/style&gt;&lt;/year&gt;&lt;pub-dates&gt;&lt;date&gt;&lt;style face="normal" font="default" size="100%"&gt;Apr 23&lt;/style&gt;&lt;/date&gt;&lt;/pub-dates&gt;&lt;/dates&gt;&lt;urls&gt;&lt;/urls&gt;&lt;/record&gt;&lt;/Cite&gt;&lt;/EndNote&gt;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[12-14]</w:t>
      </w:r>
      <w:r>
        <w:rPr>
          <w:rFonts w:cs="Arial" w:ascii="Arial" w:hAnsi="Arial"/>
        </w:rPr>
      </w:r>
      <w:r>
        <w:rPr>
          <w:rFonts w:cs="Arial" w:ascii="Arial" w:hAnsi="Arial"/>
        </w:rPr>
        <w:fldChar w:fldCharType="end"/>
      </w:r>
      <w:r>
        <w:rPr>
          <w:rFonts w:cs="Arial" w:ascii="Arial" w:hAnsi="Arial"/>
        </w:rPr>
        <w:t>. IL-7R and CD8 alpha/alpha expression distinguishes memory-destined effector T cells from the majority of effector T cells that are fated to die in the contraction phase of the immune response. Thus it appears that all effector T cells are not created equally, with only a subset expressing the necessary transcripts that allow for the progression to long-lived memory T cells.</w:t>
      </w:r>
    </w:p>
    <w:p>
      <w:pPr>
        <w:pStyle w:val="Normal"/>
        <w:spacing w:lineRule="auto" w:line="720"/>
        <w:ind w:firstLine="720"/>
        <w:jc w:val="both"/>
        <w:rPr/>
      </w:pPr>
      <w:del w:id="87" w:author="ananda goldrath" w:date="2004-11-18T16:38:00Z">
        <w:r>
          <w:rPr>
            <w:rFonts w:cs="Arial" w:ascii="Arial" w:hAnsi="Arial"/>
          </w:rPr>
          <w:delText>Once formed, memory CD8</w:delText>
        </w:r>
      </w:del>
      <w:del w:id="88" w:author="ananda goldrath" w:date="2004-11-18T16:38:00Z">
        <w:r>
          <w:rPr>
            <w:rFonts w:cs="Arial" w:ascii="Arial" w:hAnsi="Arial"/>
            <w:vertAlign w:val="superscript"/>
          </w:rPr>
          <w:delText>+</w:delText>
        </w:r>
      </w:del>
      <w:del w:id="89" w:author="ananda goldrath" w:date="2004-11-18T16:38:00Z">
        <w:r>
          <w:rPr>
            <w:rFonts w:cs="Arial" w:ascii="Arial" w:hAnsi="Arial"/>
          </w:rPr>
          <w:delText xml:space="preserve"> T cells undergo a process of homeostatic self-renewal. </w:delText>
        </w:r>
      </w:del>
      <w:ins w:id="90" w:author="ananda goldrath" w:date="2004-11-18T16:39:00Z">
        <w:r>
          <w:rPr>
            <w:rFonts w:cs="Arial" w:ascii="Arial" w:hAnsi="Arial"/>
          </w:rPr>
          <w:t>Following</w:t>
        </w:r>
      </w:ins>
      <w:del w:id="91" w:author="ananda goldrath" w:date="2004-11-18T16:39:00Z">
        <w:r>
          <w:rPr>
            <w:rFonts w:cs="Arial" w:ascii="Arial" w:hAnsi="Arial"/>
          </w:rPr>
          <w:delText xml:space="preserve">In viral </w:delText>
        </w:r>
      </w:del>
      <w:r>
        <w:rPr>
          <w:rFonts w:cs="Arial" w:ascii="Arial" w:hAnsi="Arial"/>
        </w:rPr>
        <w:t>infection</w:t>
      </w:r>
      <w:del w:id="92" w:author="ananda goldrath" w:date="2004-11-18T16:39:00Z">
        <w:r>
          <w:rPr>
            <w:rFonts w:cs="Arial" w:ascii="Arial" w:hAnsi="Arial"/>
          </w:rPr>
          <w:delText xml:space="preserve"> mouse models</w:delText>
        </w:r>
      </w:del>
      <w:r>
        <w:rPr>
          <w:rFonts w:cs="Arial" w:ascii="Arial" w:hAnsi="Arial"/>
        </w:rPr>
        <w:t>, memory CD8</w:t>
      </w:r>
      <w:r>
        <w:rPr>
          <w:rFonts w:cs="Arial" w:ascii="Arial" w:hAnsi="Arial"/>
          <w:vertAlign w:val="superscript"/>
        </w:rPr>
        <w:t>+</w:t>
      </w:r>
      <w:r>
        <w:rPr>
          <w:rFonts w:cs="Arial" w:ascii="Arial" w:hAnsi="Arial"/>
        </w:rPr>
        <w:t xml:space="preserve"> T cells </w:t>
      </w:r>
      <w:ins w:id="93" w:author="ananda goldrath" w:date="2004-11-18T16:40:00Z">
        <w:r>
          <w:rPr>
            <w:rFonts w:cs="Arial" w:ascii="Arial" w:hAnsi="Arial"/>
          </w:rPr>
          <w:t xml:space="preserve">are </w:t>
        </w:r>
      </w:ins>
      <w:r>
        <w:rPr>
          <w:rFonts w:cs="Arial" w:ascii="Arial" w:hAnsi="Arial"/>
        </w:rPr>
        <w:t>maintain</w:t>
      </w:r>
      <w:ins w:id="94" w:author="ananda goldrath" w:date="2004-11-18T16:40:00Z">
        <w:r>
          <w:rPr>
            <w:rFonts w:cs="Arial" w:ascii="Arial" w:hAnsi="Arial"/>
          </w:rPr>
          <w:t>ed at relatively</w:t>
        </w:r>
      </w:ins>
      <w:r>
        <w:rPr>
          <w:rFonts w:cs="Arial" w:ascii="Arial" w:hAnsi="Arial"/>
        </w:rPr>
        <w:t xml:space="preserve"> constant cell numbers </w:t>
      </w:r>
      <w:del w:id="95" w:author="ananda goldrath" w:date="2004-11-18T16:41:00Z">
        <w:r>
          <w:rPr>
            <w:rFonts w:cs="Arial" w:ascii="Arial" w:hAnsi="Arial"/>
          </w:rPr>
          <w:delText xml:space="preserve">throughout </w:delText>
        </w:r>
      </w:del>
      <w:ins w:id="96" w:author="ananda goldrath" w:date="2004-11-18T16:41:00Z">
        <w:r>
          <w:rPr>
            <w:rFonts w:cs="Arial" w:ascii="Arial" w:hAnsi="Arial"/>
          </w:rPr>
          <w:t xml:space="preserve">often for </w:t>
        </w:r>
      </w:ins>
      <w:r>
        <w:rPr>
          <w:rFonts w:cs="Arial" w:ascii="Arial" w:hAnsi="Arial"/>
        </w:rPr>
        <w:t>the life</w:t>
      </w:r>
      <w:ins w:id="97" w:author="ananda goldrath" w:date="2004-11-18T16:41:00Z">
        <w:r>
          <w:rPr>
            <w:rFonts w:cs="Arial" w:ascii="Arial" w:hAnsi="Arial"/>
          </w:rPr>
          <w:t>time</w:t>
        </w:r>
      </w:ins>
      <w:r>
        <w:rPr>
          <w:rFonts w:cs="Arial" w:ascii="Arial" w:hAnsi="Arial"/>
        </w:rPr>
        <w:t xml:space="preserve"> of an individual </w:t>
      </w:r>
      <w:r>
        <w:fldChar w:fldCharType="begin"/>
      </w:r>
      <w:r>
        <w:rPr>
          <w:rFonts w:cs="Arial" w:ascii="Arial" w:hAnsi="Arial"/>
        </w:rPr>
        <w:instrText xml:space="preserve"> ADDIN EN.CITE &lt;EndNote&gt;&lt;Cite&gt;&lt;Author&gt;Homann&lt;/Author&gt;&lt;Year&gt;2001&lt;/Year&gt;&lt;RecNum&gt;258&lt;/RecNum&gt;&lt;record&gt;&lt;database name="lrp1-Converted.enl" path="C:\K\Resubmission\lrp1-Converted.enl"&gt;lrp1-Converted.enl&lt;/database&gt;&lt;source-app name="EndNote" version="8.0"&gt;EndNote&lt;/source-app&gt;&lt;rec-number&gt;258&lt;/rec-number&gt;&lt;ref-type name="Journal Article"&gt;17&lt;/ref-type&gt;&lt;contributors&gt;&lt;authors&gt;&lt;author&gt;&lt;style face="normal" font="default" size="100%"&gt;Homann, D.&lt;/style&gt;&lt;/author&gt;&lt;author&gt;&lt;style face="normal" font="default" size="100%"&gt;Teyton, L.&lt;/style&gt;&lt;/author&gt;&lt;author&gt;&lt;style face="normal" font="default" size="100%"&gt;Oldstone, M. B.&lt;/style&gt;&lt;/author&gt;&lt;/authors&gt;&lt;/contributors&gt;&lt;titles&gt;&lt;title&gt;&lt;style face="normal" font="default" size="100%"&gt;Differential regulation of antiviral T-cell immunity results in stable CD8+ but declining CD4+ T-cell memory&lt;/style&gt;&lt;/title&gt;&lt;secondary-title&gt;&lt;style face="normal" font="default" size="100%"&gt;Nat Med&lt;/style&gt;&lt;/secondary-title&gt;&lt;/titles&gt;&lt;periodical&gt;&lt;full-title&gt;&lt;style face="normal" font="default" size="100%"&gt;Nat Med&lt;/style&gt;&lt;/full-title&gt;&lt;/periodical&gt;&lt;pages&gt;&lt;style face="normal" font="default" size="100%"&gt;913-9.&lt;/style&gt;&lt;/pages&gt;&lt;volume&gt;&lt;style face="normal" font="default" size="100%"&gt;7&lt;/style&gt;&lt;/volume&gt;&lt;number&gt;&lt;style face="normal" font="default" size="100%"&gt;8&lt;/style&gt;&lt;/number&gt;&lt;keywords&gt;&lt;keyword&gt;&lt;style face="normal" font="default" size="100%"&gt;0 (Histocompatibility Antigens Class I)&lt;/style&gt;&lt;/keyword&gt;&lt;keyword&gt;&lt;style face="normal" font="default" size="100%"&gt;0 (Histocompatibility Antigens Class II)&lt;/style&gt;&lt;/keyword&gt;&lt;keyword&gt;&lt;style face="normal" font="default" size="100%"&gt;Amino Acid Sequence&lt;/style&gt;&lt;/keyword&gt;&lt;keyword&gt;&lt;style face="normal" font="default" size="100%"&gt;Animals&lt;/style&gt;&lt;/keyword&gt;&lt;keyword&gt;&lt;style face="normal" font="default" size="100%"&gt;Apoptosis/immunology&lt;/style&gt;&lt;/keyword&gt;&lt;keyword&gt;&lt;style face="normal" font="default" size="100%"&gt;CD4-Positive T-Lymphocytes/*immunology&lt;/style&gt;&lt;/keyword&gt;&lt;keyword&gt;&lt;style face="normal" font="default" size="100%"&gt;CD8-Positive T-Lymphocytes/*immunology&lt;/style&gt;&lt;/keyword&gt;&lt;keyword&gt;&lt;style face="normal" font="default" size="100%"&gt;Histocompatibility Antigens Class I/chemistry/immunology&lt;/style&gt;&lt;/keyword&gt;&lt;keyword&gt;&lt;style face="normal" font="default" size="100%"&gt;Histocompatibility Antigens Class II/chemistry/immunology&lt;/style&gt;&lt;/keyword&gt;&lt;keyword&gt;&lt;style face="normal" font="default" size="100%"&gt;*Immunologic Memory&lt;/style&gt;&lt;/keyword&gt;&lt;keyword&gt;&lt;style face="normal" font="default" size="100%"&gt;Mice&lt;/style&gt;&lt;/keyword&gt;&lt;keyword&gt;&lt;style face="normal" font="default" size="100%"&gt;Mice, Inbred C57BL&lt;/style&gt;&lt;/keyword&gt;&lt;keyword&gt;&lt;style face="normal" font="default" size="100%"&gt;Molecular Sequence Data&lt;/style&gt;&lt;/keyword&gt;&lt;keyword&gt;&lt;style face="normal" font="default" size="100%"&gt;Support, Non-U.S. Gov&amp;apos;t&lt;/style&gt;&lt;/keyword&gt;&lt;keyword&gt;&lt;style face="normal" font="default" size="100%"&gt;Support, U.S. Gov&amp;apos;t, P.H.S.&lt;/style&gt;&lt;/keyword&gt;&lt;/keywords&gt;&lt;dates&gt;&lt;year&gt;&lt;style face="normal" font="default" size="100%"&gt;2001&lt;/style&gt;&lt;/year&gt;&lt;pub-dates&gt;&lt;date&gt;&lt;style face="normal" font="default" size="100%"&gt;Aug&lt;/style&gt;&lt;/date&gt;&lt;/pub-dates&gt;&lt;/dates&gt;&lt;urls&gt;&lt;/urls&gt;&lt;/record&gt;&lt;/Cite&gt;&lt;Cite&gt;&lt;Author&gt;Wherry&lt;/Author&gt;&lt;Year&gt;2004&lt;/Year&gt;&lt;RecNum&gt;255&lt;/RecNum&gt;&lt;record&gt;&lt;database name="lrp1-Converted.enl" path="C:\K\Resubmission\lrp1-Converted.enl"&gt;lrp1-Converted.enl&lt;/database&gt;&lt;source-app name="EndNote" version="8.0"&gt;EndNote&lt;/source-app&gt;&lt;rec-number&gt;255&lt;/rec-number&gt;&lt;ref-type name="Journal Article"&gt;17&lt;/ref-type&gt;&lt;contributors&gt;&lt;authors&gt;&lt;author&gt;&lt;style face="normal" font="default" size="100%"&gt;Wherry, E. J.&lt;/style&gt;&lt;/author&gt;&lt;author&gt;&lt;style face="normal" font="default" size="100%"&gt;Ahmed, R.&lt;/style&gt;&lt;/author&gt;&lt;/authors&gt;&lt;/contributors&gt;&lt;titles&gt;&lt;title&gt;&lt;style face="normal" font="default" size="100%"&gt;Memory CD8 T-cell differentiation during viral infection&lt;/style&gt;&lt;/title&gt;&lt;secondary-title&gt;&lt;style face="normal" font="default" size="100%"&gt;J Virol&lt;/style&gt;&lt;/secondary-title&gt;&lt;/titles&gt;&lt;periodical&gt;&lt;full-title&gt;&lt;style face="normal" font="default" size="100%"&gt;J Virol&lt;/style&gt;&lt;/full-title&gt;&lt;/periodical&gt;&lt;pages&gt;&lt;style face="normal" font="default" size="100%"&gt;5535-45.&lt;/style&gt;&lt;/pages&gt;&lt;volume&gt;&lt;style face="normal" font="default" size="100%"&gt;78&lt;/style&gt;&lt;/volume&gt;&lt;number&gt;&lt;style face="normal" font="default" size="100%"&gt;11&lt;/style&gt;&lt;/number&gt;&lt;keywords&gt;&lt;keyword&gt;&lt;style face="normal" font="default" size="100%"&gt;0 (Viral Vaccines)&lt;/style&gt;&lt;/keyword&gt;&lt;keyword&gt;&lt;style face="normal" font="default" size="100%"&gt;Acute Disease&lt;/style&gt;&lt;/keyword&gt;&lt;keyword&gt;&lt;style face="normal" font="default" size="100%"&gt;Animals&lt;/style&gt;&lt;/keyword&gt;&lt;keyword&gt;&lt;style face="normal" font="default" size="100%"&gt;CD8-Positive T-Lymphocytes/*cytology/immunology&lt;/style&gt;&lt;/keyword&gt;&lt;keyword&gt;&lt;style face="normal" font="default" size="100%"&gt;Cell Differentiation&lt;/style&gt;&lt;/keyword&gt;&lt;keyword&gt;&lt;style face="normal" font="default" size="100%"&gt;Chronic Disease&lt;/style&gt;&lt;/keyword&gt;&lt;keyword&gt;&lt;style face="normal" font="default" size="100%"&gt;Human&lt;/style&gt;&lt;/keyword&gt;&lt;keyword&gt;&lt;style face="normal" font="default" size="100%"&gt;*Immunologic Memory&lt;/style&gt;&lt;/keyword&gt;&lt;keyword&gt;&lt;style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Subsets/cytology/immunology&lt;/style&gt;&lt;/keyword&gt;&lt;keyword&gt;&lt;style face="normal" font="default" size="100%"&gt;Viral Vaccines/immunology&lt;/style&gt;&lt;/keyword&gt;&lt;keyword&gt;&lt;style face="normal" font="default" size="100%"&gt;Virus Diseases/*immunology&lt;/style&gt;&lt;/keyword&gt;&lt;/keywords&gt;&lt;dates&gt;&lt;year&gt;&lt;style face="normal" font="default" size="100%"&gt;2004&lt;/style&gt;&lt;/year&gt;&lt;pub-dates&gt;&lt;date&gt;&lt;style face="normal" font="default" size="100%"&gt;Jun&lt;/style&gt;&lt;/date&gt;&lt;/pub-dates&gt;&lt;/dates&gt;&lt;urls&gt;&lt;/urls&gt;&lt;/record&gt;&lt;/Cite&gt;&lt;/EndNote&gt;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[9, 10]</w:t>
      </w:r>
      <w:r>
        <w:rPr>
          <w:rFonts w:cs="Arial" w:ascii="Arial" w:hAnsi="Arial"/>
        </w:rPr>
      </w:r>
      <w:r>
        <w:rPr>
          <w:rFonts w:cs="Arial" w:ascii="Arial" w:hAnsi="Arial"/>
        </w:rPr>
        <w:fldChar w:fldCharType="end"/>
      </w:r>
      <w:r>
        <w:rPr>
          <w:rFonts w:cs="Arial" w:ascii="Arial" w:hAnsi="Arial"/>
        </w:rPr>
        <w:t xml:space="preserve">. </w:t>
      </w:r>
      <w:ins w:id="98" w:author="ananda goldrath" w:date="2004-11-18T16:38:00Z">
        <w:r>
          <w:rPr>
            <w:rFonts w:cs="Arial" w:ascii="Arial" w:hAnsi="Arial"/>
          </w:rPr>
          <w:t>Once formed, memory CD8</w:t>
        </w:r>
      </w:ins>
      <w:ins w:id="99" w:author="ananda goldrath" w:date="2004-11-18T16:38:00Z">
        <w:r>
          <w:rPr>
            <w:rFonts w:cs="Arial" w:ascii="Arial" w:hAnsi="Arial"/>
            <w:vertAlign w:val="superscript"/>
          </w:rPr>
          <w:t>+</w:t>
        </w:r>
      </w:ins>
      <w:ins w:id="100" w:author="ananda goldrath" w:date="2004-11-18T16:38:00Z">
        <w:r>
          <w:rPr>
            <w:rFonts w:cs="Arial" w:ascii="Arial" w:hAnsi="Arial"/>
          </w:rPr>
          <w:t xml:space="preserve"> T cells undergo a process of homeostatic self-renewal</w:t>
        </w:r>
      </w:ins>
      <w:ins w:id="101" w:author="ananda goldrath" w:date="2004-11-18T16:41:00Z">
        <w:r>
          <w:rPr>
            <w:rFonts w:cs="Arial" w:ascii="Arial" w:hAnsi="Arial"/>
          </w:rPr>
          <w:t xml:space="preserve"> or basal homeostatic proliferation</w:t>
        </w:r>
      </w:ins>
      <w:ins w:id="102" w:author="ananda goldrath" w:date="2004-11-18T16:43:00Z">
        <w:r>
          <w:rPr>
            <w:rFonts w:cs="Arial" w:ascii="Arial" w:hAnsi="Arial"/>
          </w:rPr>
          <w:t xml:space="preserve"> which is dependent on IL-15 </w:t>
        </w:r>
      </w:ins>
      <w:ins w:id="103" w:author="ananda goldrath" w:date="2004-11-18T16:38:00Z">
        <w:r>
          <w:rPr>
            <w:rFonts w:cs="Arial" w:ascii="Arial" w:hAnsi="Arial"/>
          </w:rPr>
          <w:t xml:space="preserve">. </w:t>
        </w:r>
      </w:ins>
      <w:ins w:id="104" w:author="ananda goldrath" w:date="2004-11-18T16:42:00Z">
        <w:r>
          <w:rPr>
            <w:rFonts w:cs="Arial" w:ascii="Arial" w:hAnsi="Arial"/>
          </w:rPr>
          <w:t>Thus, m</w:t>
        </w:r>
      </w:ins>
      <w:del w:id="105" w:author="ananda goldrath" w:date="2004-11-18T16:42:00Z">
        <w:r>
          <w:rPr>
            <w:rFonts w:cs="Arial" w:ascii="Arial" w:hAnsi="Arial"/>
          </w:rPr>
          <w:delText>M</w:delText>
        </w:r>
      </w:del>
      <w:r>
        <w:rPr>
          <w:rFonts w:cs="Arial" w:ascii="Arial" w:hAnsi="Arial"/>
        </w:rPr>
        <w:t xml:space="preserve">emory T cells </w:t>
      </w:r>
      <w:del w:id="106" w:author="ananda goldrath" w:date="2004-11-18T16:42:00Z">
        <w:r>
          <w:rPr>
            <w:rFonts w:cs="Arial" w:ascii="Arial" w:hAnsi="Arial"/>
          </w:rPr>
          <w:delText xml:space="preserve">maintain their </w:delText>
        </w:r>
      </w:del>
      <w:r>
        <w:rPr>
          <w:rFonts w:cs="Arial" w:ascii="Arial" w:hAnsi="Arial"/>
        </w:rPr>
        <w:t xml:space="preserve">numbers </w:t>
      </w:r>
      <w:ins w:id="107" w:author="ananda goldrath" w:date="2004-11-18T16:42:00Z">
        <w:r>
          <w:rPr>
            <w:rFonts w:cs="Arial" w:ascii="Arial" w:hAnsi="Arial"/>
          </w:rPr>
          <w:t xml:space="preserve">are maintained </w:t>
        </w:r>
      </w:ins>
      <w:r>
        <w:rPr>
          <w:rFonts w:cs="Arial" w:ascii="Arial" w:hAnsi="Arial"/>
        </w:rPr>
        <w:t xml:space="preserve">through a process involving a homeostatic balancing of low level turn-over and survival with death. </w:t>
      </w:r>
      <w:r>
        <w:fldChar w:fldCharType="begin"/>
      </w:r>
      <w:r>
        <w:rPr>
          <w:rFonts w:cs="Arial" w:ascii="Arial" w:hAnsi="Arial"/>
        </w:rPr>
        <w:instrText xml:space="preserve"> ADDIN EN.CITE &lt;EndNote&gt;&lt;Cite&gt;&lt;Author&gt;Schluns&lt;/Author&gt;&lt;Year&gt;2003&lt;/Year&gt;&lt;RecNum&gt;3&lt;/RecNum&gt;&lt;record&gt;&lt;database name="lrp1-Converted.enl" path="C:\K\Resubmission\lrp1-Converted.enl"&gt;lrp1-Converted.enl&lt;/database&gt;&lt;source-app name="EndNote" version="8.0"&gt;EndNote&lt;/source-app&gt;&lt;rec-number&gt;3&lt;/rec-number&gt;&lt;ref-type name="Journal Article"&gt;17&lt;/ref-type&gt;&lt;contributors&gt;&lt;authors&gt;&lt;author&gt;&lt;style face="normal" font="default" size="100%"&gt;Schluns, K. S.&lt;/style&gt;&lt;/author&gt;&lt;author&gt;&lt;style face="normal" font="default" size="100%"&gt;Lefrancois, L.&lt;/style&gt;&lt;/author&gt;&lt;/authors&gt;&lt;/contributors&gt;&lt;titles&gt;&lt;title&gt;&lt;style face="normal" font="default" size="100%"&gt;Cytokine control of memory T-cell development and survival&lt;/style&gt;&lt;/title&gt;&lt;secondary-title&gt;&lt;style face="normal" font="default" size="100%"&gt;Nature Reviews. Immunology.&lt;/style&gt;&lt;/secondary-title&gt;&lt;/titles&gt;&lt;pages&gt;&lt;style face="normal" font="default" size="100%"&gt;269-79&lt;/style&gt;&lt;/pages&gt;&lt;volume&gt;&lt;style face="normal" font="default" size="100%"&gt;3&lt;/style&gt;&lt;/volume&gt;&lt;number&gt;&lt;style face="normal" font="default" size="100%"&gt;4&lt;/style&gt;&lt;/number&gt;&lt;keywords&gt;&lt;keyword&gt;&lt;style face="normal" font="default" size="100%"&gt;Animal&lt;/style&gt;&lt;/keyword&gt;&lt;keyword&gt;&lt;style face="normal" font="default" size="100%"&gt;Antigens&lt;/style&gt;&lt;/keyword&gt;&lt;keyword&gt;&lt;style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Differentiation/im [Immunology]&lt;/style&gt;&lt;/keyword&gt;&lt;keyword&gt;&lt;style face="normal" font="default" size="100%"&gt;Cell Survival/im [Immunology]&lt;/style&gt;&lt;/keyword&gt;&lt;keyword&gt;&lt;style face="normal" font="default" size="100%"&gt;Cytokines/ge [Genetics]&lt;/style&gt;&lt;/keyword&gt;&lt;keyword&gt;&lt;style face="normal" font="default" size="100%"&gt;*Cytokines/ph [Physiology]&lt;/style&gt;&lt;/keyword&gt;&lt;keyword&gt;&lt;style face="normal" font="default" size="100%"&gt;Gene Expression&lt;/style&gt;&lt;/keyword&gt;&lt;keyword&gt;&lt;style face="normal" font="default" size="100%"&gt;Human&lt;/style&gt;&lt;/keyword&gt;&lt;keyword&gt;&lt;style face="normal" font="default" size="100%"&gt;*Immunologic Memory&lt;/style&gt;&lt;/keyword&gt;&lt;keyword&gt;&lt;style face="normal" font="default" size="100%"&gt;Interleukin-15/ph [Physiology]&lt;/style&gt;&lt;/keyword&gt;&lt;keyword&gt;&lt;style face="normal" font="default" size="100%"&gt;Interleukin-2/ph [Physiology]&lt;/style&gt;&lt;/keyword&gt;&lt;keyword&gt;&lt;style face="normal" font="default" size="100%"&gt;Interleukin-7/ph [Physiology]&lt;/style&gt;&lt;/keyword&gt;&lt;keyword&gt;&lt;style face="normal" font="default" size="100%"&gt;Lymphocyte Activation&lt;/style&gt;&lt;/keyword&gt;&lt;keyword&gt;&lt;style face="normal" font="default" size="100%"&gt;Models, Immunological&lt;/style&gt;&lt;/keyword&gt;&lt;keyword&gt;&lt;style face="normal" font="default" size="100%"&gt;Receptors, Cytokine/ge [Genetics]&lt;/style&gt;&lt;/keyword&gt;&lt;keyword&gt;&lt;style face="normal" font="default" size="100%"&gt;Receptors, Cytokine/ph [Physiology]&lt;/style&gt;&lt;/keyword&gt;&lt;keyword&gt;&lt;style face="normal" font="default" size="100%"&gt;Receptors, Interleukin-2/ph [Physiology]&lt;/style&gt;&lt;/keyword&gt;&lt;keyword&gt;&lt;style face="normal" font="default" size="100%"&gt;Receptors, Interleukin-7/ph [Physiology]&lt;/style&gt;&lt;/keyword&gt;&lt;keyword&gt;&lt;style face="normal" font="default" size="100%"&gt;Support, U.S. Gov&amp;apos;t, P.H.S.&lt;/style&gt;&lt;/keyword&gt;&lt;keyword&gt;&lt;style face="normal" font="default" size="100%"&gt;T-Lymphocyte Subsets/cy [Cytology]&lt;/style&gt;&lt;/keyword&gt;&lt;keyword&gt;&lt;style face="normal" font="default" size="100%"&gt;T-Lymphocyte Subsets/im [Immunology]&lt;/style&gt;&lt;/keyword&gt;&lt;/keywords&gt;&lt;dates&gt;&lt;year&gt;&lt;style face="normal" font="default" size="100%"&gt;2003&lt;/style&gt;&lt;/year&gt;&lt;/dates&gt;&lt;urls&gt;&lt;/urls&gt;&lt;/record&gt;&lt;/Cite&gt;&lt;Cite&gt;&lt;Author&gt;Sprent&lt;/Author&gt;&lt;Year&gt;2003&lt;/Year&gt;&lt;RecNum&gt;252&lt;/RecNum&gt;&lt;record&gt;&lt;database name="lrp1-Converted.enl" path="C:\K\Resubmission\lrp1-Converted.enl"&gt;lrp1-Converted.enl&lt;/database&gt;&lt;source-app name="EndNote" version="8.0"&gt;EndNote&lt;/source-app&gt;&lt;rec-number&gt;252&lt;/rec-number&gt;&lt;ref-type name="Journal Article"&gt;17&lt;/ref-type&gt;&lt;contributors&gt;&lt;authors&gt;&lt;author&gt;&lt;style face="normal" font="default" size="100%"&gt;Sprent, J.&lt;/style&gt;&lt;/author&gt;&lt;/authors&gt;&lt;/contributors&gt;&lt;titles&gt;&lt;title&gt;&lt;style face="normal" font="default" size="100%"&gt;Turnover of memory-phenotype CD8+ T cells&lt;/style&gt;&lt;/title&gt;&lt;secondary-title&gt;&lt;style face="normal" font="default" size="100%"&gt;Microbes Infect&lt;/style&gt;&lt;/secondary-title&gt;&lt;/titles&gt;&lt;periodical&gt;&lt;full-title&gt;&lt;style face="normal" font="default" size="100%"&gt;Microbes Infect&lt;/style&gt;&lt;/full-title&gt;&lt;/periodical&gt;&lt;pages&gt;&lt;style face="normal" font="default" size="100%"&gt;227-31.&lt;/style&gt;&lt;/pages&gt;&lt;volume&gt;&lt;style face="normal" font="default" size="100%"&gt;5&lt;/style&gt;&lt;/volume&gt;&lt;number&gt;&lt;style face="normal" font="default" size="100%"&gt;3&lt;/style&gt;&lt;/number&gt;&lt;keywords&gt;&lt;keyword&gt;&lt;style face="normal" font="default" size="100%"&gt;0 (Interleukin-15)&lt;/style&gt;&lt;/keyword&gt;&lt;keyword&gt;&lt;style face="normal" font="default" size="100%"&gt;9008-11-1 (Interferons)&lt;/style&gt;&lt;/keyword&gt;&lt;keyword&gt;&lt;style face="normal" font="default" size="100%"&gt;Animals&lt;/style&gt;&lt;/keyword&gt;&lt;keyword&gt;&lt;style face="normal" font="default" size="100%"&gt;CD8-Positive T-Lymphocytes/cytology/*immunology&lt;/style&gt;&lt;/keyword&gt;&lt;keyword&gt;&lt;style face="normal" font="default" size="100%"&gt;Human&lt;/style&gt;&lt;/keyword&gt;&lt;keyword&gt;&lt;style face="normal" font="default" size="100%"&gt;*Immunologic Memory&lt;/style&gt;&lt;/keyword&gt;&lt;keyword&gt;&lt;style face="normal" font="default" size="100%"&gt;Interferons/pharmacology&lt;/style&gt;&lt;/keyword&gt;&lt;keyword&gt;&lt;style face="normal" font="default" size="100%"&gt;Interleukin-15/pharmacology&lt;/style&gt;&lt;/keyword&gt;&lt;keyword&gt;&lt;style face="normal" font="default" size="100%"&gt;Lymphocyte Activation/*drug effects&lt;/style&gt;&lt;/keyword&gt;&lt;keyword&gt;&lt;style face="normal" font="default" size="100%"&gt;Mice&lt;/style&gt;&lt;/keyword&gt;&lt;keyword&gt;&lt;style face="normal" font="default" size="100%"&gt;Phenotype&lt;/style&gt;&lt;/keyword&gt;&lt;keyword&gt;&lt;style face="normal" font="default" size="100%"&gt;Support, U.S. Gov&amp;apos;t, P.H.S.&lt;/style&gt;&lt;/keyword&gt;&lt;keyword&gt;&lt;style face="normal" font="default" size="100%"&gt;T-Lymphocyte Subsets/*immunology&lt;/style&gt;&lt;/keyword&gt;&lt;/keywords&gt;&lt;dates&gt;&lt;year&gt;&lt;style face="normal" font="default" size="100%"&gt;2003&lt;/style&gt;&lt;/year&gt;&lt;pub-dates&gt;&lt;date&gt;&lt;style face="normal" font="default" size="100%"&gt;Mar&lt;/style&gt;&lt;/date&gt;&lt;/pub-dates&gt;&lt;/dates&gt;&lt;urls&gt;&lt;/urls&gt;&lt;/record&gt;&lt;/Cite&gt;&lt;/EndNote&gt;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 6]</w:t>
      </w:r>
      <w:r>
        <w:rPr>
          <w:rFonts w:cs="Arial" w:ascii="Arial" w:hAnsi="Arial"/>
        </w:rPr>
      </w:r>
      <w:r>
        <w:rPr>
          <w:rFonts w:cs="Arial" w:ascii="Arial" w:hAnsi="Arial"/>
        </w:rPr>
        <w:fldChar w:fldCharType="end"/>
      </w:r>
      <w:r>
        <w:rPr>
          <w:rFonts w:cs="Arial" w:ascii="Arial" w:hAnsi="Arial"/>
        </w:rPr>
        <w:t xml:space="preserve">. </w:t>
      </w:r>
      <w:del w:id="108" w:author="ananda goldrath" w:date="2004-11-18T16:45:00Z">
        <w:r>
          <w:rPr>
            <w:rFonts w:cs="Arial" w:ascii="Arial" w:hAnsi="Arial"/>
          </w:rPr>
          <w:delText xml:space="preserve">Upon re-infection, memory T cells are able to more rapidly differentiate into secondary effectors capable of eradicating the pathogen. </w:delText>
        </w:r>
      </w:del>
      <w:ins w:id="109" w:author="ananda goldrath" w:date="2004-11-18T16:45:00Z">
        <w:r>
          <w:rPr>
            <w:rFonts w:cs="Arial" w:ascii="Arial" w:hAnsi="Arial"/>
          </w:rPr>
          <w:t xml:space="preserve">(you said this already) </w:t>
        </w:r>
      </w:ins>
      <w:r>
        <w:rPr>
          <w:rFonts w:cs="Arial" w:ascii="Arial" w:hAnsi="Arial"/>
        </w:rPr>
        <w:t>It is this persistent</w:t>
      </w:r>
      <w:ins w:id="110" w:author="ananda goldrath" w:date="2004-11-18T16:44:00Z">
        <w:r>
          <w:rPr>
            <w:rFonts w:cs="Arial" w:ascii="Arial" w:hAnsi="Arial"/>
          </w:rPr>
          <w:t>ence of an increased precursor frequency</w:t>
        </w:r>
      </w:ins>
      <w:r>
        <w:rPr>
          <w:rFonts w:cs="Arial" w:ascii="Arial" w:hAnsi="Arial"/>
        </w:rPr>
        <w:t xml:space="preserve"> </w:t>
      </w:r>
      <w:del w:id="111" w:author="ananda goldrath" w:date="2004-11-18T16:45:00Z">
        <w:r>
          <w:rPr>
            <w:rFonts w:cs="Arial" w:ascii="Arial" w:hAnsi="Arial"/>
          </w:rPr>
          <w:delText xml:space="preserve">increase in the number of these </w:delText>
        </w:r>
      </w:del>
      <w:r>
        <w:rPr>
          <w:rFonts w:cs="Arial" w:ascii="Arial" w:hAnsi="Arial"/>
        </w:rPr>
        <w:t>long-lived memory cells, combined with their rapid ability to differentiate into secondary effectors, that provides the basis for the robust recall response to re-infection in successful vaccination.</w:t>
      </w:r>
    </w:p>
    <w:p>
      <w:pPr>
        <w:pStyle w:val="Normal"/>
        <w:spacing w:lineRule="auto" w:line="720" w:before="0" w:after="120"/>
        <w:ind w:firstLine="720"/>
        <w:jc w:val="both"/>
        <w:rPr/>
      </w:pPr>
      <w:r>
        <w:rPr>
          <w:rFonts w:cs="Arial" w:ascii="Arial" w:hAnsi="Arial"/>
        </w:rPr>
        <w:t xml:space="preserve">We are particularly interested in understanding the molecular events that allow memory T cells to persist </w:t>
      </w:r>
      <w:ins w:id="112" w:author="ananda goldrath" w:date="2004-11-18T16:47:00Z">
        <w:r>
          <w:rPr>
            <w:rFonts w:cs="Arial" w:ascii="Arial" w:hAnsi="Arial"/>
          </w:rPr>
          <w:t xml:space="preserve">and thus provide long lasting antigen-specific protection </w:t>
        </w:r>
      </w:ins>
      <w:r>
        <w:rPr>
          <w:rFonts w:cs="Arial" w:ascii="Arial" w:hAnsi="Arial"/>
        </w:rPr>
        <w:t>over the life</w:t>
      </w:r>
      <w:ins w:id="113" w:author="ananda goldrath" w:date="2004-11-18T16:47:00Z">
        <w:r>
          <w:rPr>
            <w:rFonts w:cs="Arial" w:ascii="Arial" w:hAnsi="Arial"/>
          </w:rPr>
          <w:t>time</w:t>
        </w:r>
      </w:ins>
      <w:r>
        <w:rPr>
          <w:rFonts w:cs="Arial" w:ascii="Arial" w:hAnsi="Arial"/>
        </w:rPr>
        <w:t xml:space="preserve"> of an </w:t>
      </w:r>
      <w:del w:id="114" w:author="ananda goldrath" w:date="2004-11-18T16:48:00Z">
        <w:r>
          <w:rPr>
            <w:rFonts w:cs="Arial" w:ascii="Arial" w:hAnsi="Arial"/>
          </w:rPr>
          <w:delText>animal</w:delText>
        </w:r>
      </w:del>
      <w:ins w:id="115" w:author="ananda goldrath" w:date="2004-11-18T16:48:00Z">
        <w:r>
          <w:rPr>
            <w:rFonts w:cs="Arial" w:ascii="Arial" w:hAnsi="Arial"/>
          </w:rPr>
          <w:t>individual</w:t>
        </w:r>
      </w:ins>
      <w:r>
        <w:rPr>
          <w:rFonts w:cs="Arial" w:ascii="Arial" w:hAnsi="Arial"/>
        </w:rPr>
        <w:t xml:space="preserve">. The ability of memory T cells to proliferate in response to homeostatic signals without further differentiation is strikingly reminiscent of the self-renewal observed in hematopoietic stem cell populations </w:t>
      </w:r>
      <w:r>
        <w:fldChar w:fldCharType="begin"/>
      </w:r>
      <w:r>
        <w:rPr>
          <w:rFonts w:cs="Arial" w:ascii="Arial" w:hAnsi="Arial"/>
        </w:rPr>
        <w:instrText xml:space="preserve"> ADDIN EN.CITE &lt;EndNote&gt;&lt;Cite ExcludeYear="1"&gt;&lt;Author&gt;Kondo&lt;/Author&gt;&lt;RecNum&gt;261&lt;/RecNum&gt;&lt;record&gt;&lt;database name="lrp1-Converted.enl" path="C:\K\Resubmission\lrp1-Converted.enl"&gt;lrp1-Converted.enl&lt;/database&gt;&lt;source-app name="EndNote" version="8.0"&gt;EndNote&lt;/source-app&gt;&lt;rec-number&gt;261&lt;/rec-number&gt;&lt;ref-type name="Journal Article"&gt;17&lt;/ref-type&gt;&lt;contributors&gt;&lt;authors&gt;&lt;author&gt;&lt;style face="normal" font="default" size="100%"&gt;Kondo, M.&lt;/style&gt;&lt;/author&gt;&lt;author&gt;&lt;style face="normal" font="default" size="100%"&gt;Wagers, A. J.&lt;/style&gt;&lt;/author&gt;&lt;author&gt;&lt;style face="normal" font="default" size="100%"&gt;Manz, M. G.&lt;/style&gt;&lt;/author&gt;&lt;author&gt;&lt;style face="normal" font="default" size="100%"&gt;Prohaska, S. S.&lt;/style&gt;&lt;/author&gt;&lt;author&gt;&lt;style face="normal" font="default" size="100%"&gt;Scherer, D. C.&lt;/style&gt;&lt;/author&gt;&lt;author&gt;&lt;style face="normal" font="default" size="100%"&gt;Beilhack, G. F.&lt;/style&gt;&lt;/author&gt;&lt;author&gt;&lt;style face="normal" font="default" size="100%"&gt;Shizuru, J. A.&lt;/style&gt;&lt;/author&gt;&lt;author&gt;&lt;style face="normal" font="default" size="100%"&gt;Weissman, I. L.&lt;/style&gt;&lt;/author&gt;&lt;/authors&gt;&lt;/contributors&gt;&lt;titles&gt;&lt;title&gt;&lt;style face="normal" font="default" size="100%"&gt;Biology of hematopoietic stem cells and progenitors: implications for clinical application&lt;/style&gt;&lt;/title&gt;&lt;/titles&gt;&lt;pages&gt;&lt;style face="normal" font="default" size="100%"&gt;759-806. Epub 2002 Dec 17.&lt;/style&gt;&lt;/pages&gt;&lt;keywords&gt;&lt;keyword&gt;&lt;style face="normal" font="default" size="100%"&gt;Animals&lt;/style&gt;&lt;/keyword&gt;&lt;keyword&gt;&lt;style face="normal" font="default" size="100%"&gt;Apoptosis&lt;/style&gt;&lt;/keyword&gt;&lt;keyword&gt;&lt;style face="normal" font="default" size="100%"&gt;Autoimmune Diseases/therapy&lt;/style&gt;&lt;/keyword&gt;&lt;keyword&gt;&lt;style face="normal" font="default" size="100%"&gt;Cell Differentiation&lt;/style&gt;&lt;/keyword&gt;&lt;keyword&gt;&lt;style face="normal" font="default" size="100%"&gt;Cell Division&lt;/style&gt;&lt;/keyword&gt;&lt;keyword&gt;&lt;style face="normal" font="default" size="100%"&gt;Cell Movement&lt;/style&gt;&lt;/keyword&gt;&lt;keyword&gt;&lt;style face="normal" font="default" size="100%"&gt;Cell Separation&lt;/style&gt;&lt;/keyword&gt;&lt;keyword&gt;&lt;style face="normal" font="default" size="100%"&gt;Diabetes Mellitus, Type I/therapy&lt;/style&gt;&lt;/keyword&gt;&lt;keyword&gt;&lt;style face="normal" font="default" size="100%"&gt;Female&lt;/style&gt;&lt;/keyword&gt;&lt;keyword&gt;&lt;style face="normal" font="default" size="100%"&gt;Gene Expression Profiling&lt;/style&gt;&lt;/keyword&gt;&lt;keyword&gt;&lt;style face="normal" font="default" size="100%"&gt;Hematopoiesis&lt;/style&gt;&lt;/keyword&gt;&lt;keyword&gt;&lt;style face="normal" font="default" size="100%"&gt;Hematopoietic Stem Cell Transplantation&lt;/style&gt;&lt;/keyword&gt;&lt;keyword&gt;&lt;style face="normal" font="default" size="100%"&gt;Hematopoietic Stem Cells/*cytology/*immunology/metabolism&lt;/style&gt;&lt;/keyword&gt;&lt;keyword&gt;&lt;style face="normal" font="default" size="100%"&gt;Human&lt;/style&gt;&lt;/keyword&gt;&lt;keyword&gt;&lt;style face="normal" font="default" size="100%"&gt;Mice&lt;/style&gt;&lt;/keyword&gt;&lt;keyword&gt;&lt;style face="normal" font="default" size="100%"&gt;Neoplasms/therapy&lt;/style&gt;&lt;/keyword&gt;&lt;/keywords&gt;&lt;dates&gt;&lt;/dates&gt;&lt;urls&gt;&lt;/urls&gt;&lt;/record&gt;&lt;/Cite&gt;&lt;/EndNote&gt;</w:instrText>
      </w:r>
      <w:r>
        <w:rPr>
          <w:rFonts w:cs="Arial" w:ascii="Arial" w:hAnsi="Arial"/>
        </w:rPr>
      </w:r>
      <w:r>
        <w:rPr>
          <w:rFonts w:cs="Arial" w:ascii="Arial" w:hAnsi="Arial"/>
        </w:rPr>
        <w:fldChar w:fldCharType="separate"/>
      </w:r>
      <w:r>
        <w:rPr>
          <w:rFonts w:cs="Arial" w:ascii="Arial" w:hAnsi="Arial"/>
        </w:rPr>
        <w:t>[15]</w:t>
      </w:r>
      <w:r>
        <w:rPr>
          <w:rFonts w:cs="Arial" w:ascii="Arial" w:hAnsi="Arial"/>
        </w:rPr>
      </w:r>
      <w:r>
        <w:rPr>
          <w:rFonts w:cs="Arial" w:ascii="Arial" w:hAnsi="Arial"/>
        </w:rPr>
        <w:fldChar w:fldCharType="end"/>
      </w:r>
      <w:r>
        <w:rPr>
          <w:rFonts w:cs="Arial" w:ascii="Arial" w:hAnsi="Arial"/>
        </w:rPr>
        <w:t xml:space="preserve">. </w:t>
      </w:r>
      <w:ins w:id="116" w:author="ananda goldrath" w:date="2004-11-18T16:48:00Z">
        <w:r>
          <w:rPr>
            <w:rFonts w:cs="Arial" w:ascii="Arial" w:hAnsi="Arial"/>
          </w:rPr>
          <w:t>The capacity for self-renewal observed by b</w:t>
        </w:r>
      </w:ins>
      <w:del w:id="117" w:author="ananda goldrath" w:date="2004-11-18T16:48:00Z">
        <w:r>
          <w:rPr>
            <w:rFonts w:cs="Arial" w:ascii="Arial" w:hAnsi="Arial"/>
          </w:rPr>
          <w:delText>B</w:delText>
        </w:r>
      </w:del>
      <w:r>
        <w:rPr>
          <w:rFonts w:cs="Arial" w:ascii="Arial" w:hAnsi="Arial"/>
        </w:rPr>
        <w:t>oth memory CD8</w:t>
      </w:r>
      <w:r>
        <w:rPr>
          <w:rFonts w:cs="Arial" w:ascii="Arial" w:hAnsi="Arial"/>
          <w:vertAlign w:val="superscript"/>
        </w:rPr>
        <w:t>+</w:t>
      </w:r>
      <w:r>
        <w:rPr>
          <w:rFonts w:cs="Arial" w:ascii="Arial" w:hAnsi="Arial"/>
        </w:rPr>
        <w:t xml:space="preserve"> T cells and long-term hematopoietic stem cells </w:t>
      </w:r>
      <w:ins w:id="118" w:author="ananda goldrath" w:date="2004-11-18T16:49:00Z">
        <w:r>
          <w:rPr>
            <w:rFonts w:cs="Arial" w:ascii="Arial" w:hAnsi="Arial"/>
          </w:rPr>
          <w:t xml:space="preserve">appears to support the </w:t>
        </w:r>
      </w:ins>
      <w:r>
        <w:rPr>
          <w:rFonts w:cs="Arial" w:ascii="Arial" w:hAnsi="Arial"/>
        </w:rPr>
        <w:t>maintain</w:t>
      </w:r>
      <w:ins w:id="119" w:author="ananda goldrath" w:date="2004-11-18T16:49:00Z">
        <w:r>
          <w:rPr>
            <w:rFonts w:cs="Arial" w:ascii="Arial" w:hAnsi="Arial"/>
          </w:rPr>
          <w:t>ance of</w:t>
        </w:r>
      </w:ins>
      <w:r>
        <w:rPr>
          <w:rFonts w:cs="Arial" w:ascii="Arial" w:hAnsi="Arial"/>
        </w:rPr>
        <w:t xml:space="preserve"> relatively constant numbers throughout the life of the animal. Furthermore, memory T cells and Lt-HSC also maintain </w:t>
      </w:r>
      <w:del w:id="120" w:author="ananda goldrath" w:date="2004-11-18T16:49:00Z">
        <w:r>
          <w:rPr>
            <w:rFonts w:cs="Arial" w:ascii="Arial" w:hAnsi="Arial"/>
          </w:rPr>
          <w:delText xml:space="preserve">an </w:delText>
        </w:r>
      </w:del>
      <w:ins w:id="121" w:author="ananda goldrath" w:date="2004-11-18T16:49:00Z">
        <w:r>
          <w:rPr>
            <w:rFonts w:cs="Arial" w:ascii="Arial" w:hAnsi="Arial"/>
          </w:rPr>
          <w:t xml:space="preserve">the </w:t>
        </w:r>
      </w:ins>
      <w:r>
        <w:rPr>
          <w:rFonts w:cs="Arial" w:ascii="Arial" w:hAnsi="Arial"/>
        </w:rPr>
        <w:t xml:space="preserve">ability to differentiate into progeny which are incapable of self renewal. While these phenotypic similarities have been pointed out previously </w:t>
      </w:r>
      <w:r>
        <w:fldChar w:fldCharType="begin"/>
      </w:r>
      <w:r>
        <w:rPr>
          <w:rFonts w:cs="Arial" w:ascii="Arial" w:hAnsi="Arial"/>
        </w:rPr>
        <w:instrText xml:space="preserve"> ADDIN EN.CITE &lt;EndNote&gt;&lt;Cite&gt;&lt;Author&gt;Fearon&lt;/Author&gt;&lt;Year&gt;2001&lt;/Year&gt;&lt;RecNum&gt;259&lt;/RecNum&gt;&lt;record&gt;&lt;database name="lrp1-Converted.enl" path="C:\K\Resubmission\lrp1-Converted.enl"&gt;lrp1-Converted.enl&lt;/database&gt;&lt;source-app name="EndNote" version="8.0"&gt;EndNote&lt;/source-app&gt;&lt;rec-number&gt;259&lt;/rec-number&gt;&lt;ref-type name="Journal Article"&gt;17&lt;/ref-type&gt;&lt;contributors&gt;&lt;authors&gt;&lt;author&gt;&lt;style face="normal" font="default" size="100%"&gt;Fearon, D. T.&lt;/style&gt;&lt;/author&gt;&lt;author&gt;&lt;style face="normal" font="default" size="100%"&gt;Manders, P.&lt;/style&gt;&lt;/author&gt;&lt;author&gt;&lt;style face="normal" font="default" size="100%"&gt;Wagner, S. D.&lt;/style&gt;&lt;/author&gt;&lt;/authors&gt;&lt;/contributors&gt;&lt;titles&gt;&lt;title&gt;&lt;style face="normal" font="default" size="100%"&gt;Arrested differentiation, the self-renewing memory lymphocyte, and vaccination&lt;/style&gt;&lt;/title&gt;&lt;secondary-title&gt;&lt;style face="normal" font="default" size="100%"&gt;Science&lt;/style&gt;&lt;/secondary-title&gt;&lt;/titles&gt;&lt;periodical&gt;&lt;full-title&gt;&lt;style face="normal" font="default" size="100%"&gt;Science&lt;/style&gt;&lt;/full-title&gt;&lt;/periodical&gt;&lt;pages&gt;&lt;style face="normal" font="default" size="100%"&gt;248-50.&lt;/style&gt;&lt;/pages&gt;&lt;volume&gt;&lt;style face="normal" font="default" size="100%"&gt;293&lt;/style&gt;&lt;/volume&gt;&lt;number&gt;&lt;style face="normal" font="default" size="100%"&gt;5528&lt;/style&gt;&lt;/number&gt;&lt;keywords&gt;&lt;keyword&gt;&lt;style face="normal" font="default" size="100%"&gt;0 (DNA-Binding Proteins)&lt;/style&gt;&lt;/keyword&gt;&lt;keyword&gt;&lt;style face="normal" font="default" size="100%"&gt;0 (Proto-Oncogene Proteins)&lt;/style&gt;&lt;/keyword&gt;&lt;keyword&gt;&lt;style face="normal" font="default" size="100%"&gt;0 (Receptors, Antigen)&lt;/style&gt;&lt;/keyword&gt;&lt;keyword&gt;&lt;style face="normal" font="default" size="100%"&gt;0 (Transcription Factors)&lt;/style&gt;&lt;/keyword&gt;&lt;keyword&gt;&lt;style face="normal" font="default" size="100%"&gt;0 (proto-oncogene protein bcl-6)&lt;/style&gt;&lt;/keyword&gt;&lt;keyword&gt;&lt;style face="normal" font="default" size="100%"&gt;Animals&lt;/style&gt;&lt;/keyword&gt;&lt;keyword&gt;&lt;style face="normal" font="default" size="100%"&gt;B-Lymphocytes/immunology&lt;/style&gt;&lt;/keyword&gt;&lt;keyword&gt;&lt;style face="normal" font="default" size="100%"&gt;*Cell Differentiation&lt;/style&gt;&lt;/keyword&gt;&lt;keyword&gt;&lt;style face="normal" font="default" size="100%"&gt;DNA-Binding Proteins/physiology&lt;/style&gt;&lt;/keyword&gt;&lt;keyword&gt;&lt;style face="normal" font="default" size="100%"&gt;Human&lt;/style&gt;&lt;/keyword&gt;&lt;keyword&gt;&lt;style face="normal" font="default" size="100%"&gt;*Immunologic Memory&lt;/style&gt;&lt;/keyword&gt;&lt;keyword&gt;&lt;style face="normal" font="default" size="100%"&gt;Leukopoiesis&lt;/style&gt;&lt;/keyword&gt;&lt;keyword&gt;&lt;style face="normal" font="default" size="100%"&gt;Lymphocytes/cytology/*immunology&lt;/style&gt;&lt;/keyword&gt;&lt;keyword&gt;&lt;style face="normal" font="default" size="100%"&gt;Proto-Oncogene Proteins/physiology&lt;/style&gt;&lt;/keyword&gt;&lt;keyword&gt;&lt;style face="normal" font="default" size="100%"&gt;Receptors, Antigen/immunology&lt;/style&gt;&lt;/keyword&gt;&lt;keyword&gt;&lt;style face="normal" font="default" size="100%"&gt;Stem Cells&lt;/style&gt;&lt;/keyword&gt;&lt;keyword&gt;&lt;style face="normal" font="default" size="100%"&gt;Support, Non-U.S. Gov&amp;apos;t&lt;/style&gt;&lt;/keyword&gt;&lt;keyword&gt;&lt;style face="normal" font="default" size="100%"&gt;T-Lymphocytes/immunology&lt;/style&gt;&lt;/keyword&gt;&lt;keyword&gt;&lt;style face="normal" font="default" size="100%"&gt;Transcription Factors/physiology&lt;/style&gt;&lt;/keyword&gt;&lt;keyword&gt;&lt;style face="normal" font="default" size="100%"&gt;*Vaccination&lt;/style&gt;&lt;/keyword&gt;&lt;/keywords&gt;&lt;dates&gt;&lt;year&gt;&lt;style face="normal" font="default" size="100%"&gt;2001&lt;/style&gt;&lt;/year&gt;&lt;pub-dates&gt;&lt;date&gt;&lt;style face="normal" font="default" size="100%"&gt;Jul 13&lt;/style&gt;&lt;/date&gt;&lt;/pub-dates&gt;&lt;/dates&gt;&lt;urls&gt;&lt;/urls&gt;&lt;/record&gt;&lt;/Cite&gt;&lt;Cite&gt;&lt;Author&gt;Kaech&lt;/Author&gt;&lt;Year&gt;2002&lt;/Year&gt;&lt;RecNum&gt;4&lt;/RecNum&gt;&lt;record&gt;&lt;database name="lrp1-Converted.enl" path="C:\K\Resubmission\lrp1-Converted.enl"&gt;lrp1-Converted.enl&lt;/database&gt;&lt;source-app name="EndNote" version="8.0"&gt;EndNote&lt;/source-app&gt;&lt;rec-number&gt;4&lt;/rec-number&gt;&lt;ref-type name="Journal Article"&gt;17&lt;/ref-type&gt;&lt;contributors&gt;&lt;authors&gt;&lt;author&gt;&lt;style face="normal" font="default" size="100%"&gt;Kaech, S. M.&lt;/style&gt;&lt;/author&gt;&lt;author&gt;&lt;style face="normal" font="default" size="100%"&gt;Wherry, E. J.&lt;/style&gt;&lt;/author&gt;&lt;author&gt;&lt;style face="normal" font="default" size="100%"&gt;Ahmed, R.&lt;/style&gt;&lt;/author&gt;&lt;/authors&gt;&lt;/contributors&gt;&lt;titles&gt;&lt;title&gt;&lt;style face="normal" font="default" size="100%"&gt;Effector and memory T-cell differentiation: implications for vaccine development&lt;/style&gt;&lt;/title&gt;&lt;secondary-title&gt;&lt;style face="normal" font="default" size="100%"&gt;Nature Reviews. Immunology.&lt;/style&gt;&lt;/secondary-title&gt;&lt;/titles&gt;&lt;pages&gt;&lt;style face="normal" font="default" size="100%"&gt;251-62&lt;/style&gt;&lt;/pages&gt;&lt;volume&gt;&lt;style face="normal" font="default" size="100%"&gt;2&lt;/style&gt;&lt;/volume&gt;&lt;number&gt;&lt;style face="normal" font="default" size="100%"&gt;4&lt;/style&gt;&lt;/number&gt;&lt;keywords&gt;&lt;keyword&gt;&lt;style face="normal" font="default" size="100%"&gt;Animal&lt;/style&gt;&lt;/keyword&gt;&lt;keyword&gt;&lt;style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Differentiation&lt;/style&gt;&lt;/keyword&gt;&lt;keyword&gt;&lt;style face="normal" font="default" size="100%"&gt;Human&lt;/style&gt;&lt;/keyword&gt;&lt;keyword&gt;&lt;style face="normal" font="default" size="100%"&gt;*Immunologic Memory&lt;/style&gt;&lt;/keyword&gt;&lt;keyword&gt;&lt;style face="normal" font="default" size="100%"&gt;T-Lymphocytes/cy [Cytology]&lt;/style&gt;&lt;/keyword&gt;&lt;keyword&gt;&lt;style face="normal" font="default" size="100%"&gt;*T-Lymphocytes/im [Immunology]&lt;/style&gt;&lt;/keyword&gt;&lt;keyword&gt;&lt;style face="normal" font="default" size="100%"&gt;*Vaccines/im [Immunology]&lt;/style&gt;&lt;/keyword&gt;&lt;/keywords&gt;&lt;dates&gt;&lt;year&gt;&lt;style face="normal" font="default" size="100%"&gt;2002&lt;/style&gt;&lt;/year&gt;&lt;/dates&gt;&lt;urls&gt;&lt;/urls&gt;&lt;/record&gt;&lt;/Cite&gt;&lt;Cite&gt;&lt;Author&gt;Lanzavecchia&lt;/Author&gt;&lt;Year&gt;2002&lt;/Year&gt;&lt;RecNum&gt;260&lt;/RecNum&gt;&lt;record&gt;&lt;database name="lrp1-Converted.enl" path="C:\K\Resubmission\lrp1-Converted.enl"&gt;lrp1-Converted.enl&lt;/database&gt;&lt;source-app name="EndNote" version="8.0"&gt;EndNote&lt;/source-app&gt;&lt;rec-number&gt;260&lt;/rec-number&gt;&lt;ref-type name="Journal Article"&gt;17&lt;/ref-type&gt;&lt;contributors&gt;&lt;authors&gt;&lt;author&gt;&lt;style face="normal" font="default" size="100%"&gt;Lanzavecchia, A.&lt;/style&gt;&lt;/author&gt;&lt;author&gt;&lt;style face="normal" font="default" size="100%"&gt;Sallusto, F.&lt;/style&gt;&lt;/author&gt;&lt;/authors&gt;&lt;/contributors&gt;&lt;titles&gt;&lt;title&gt;&lt;style face="normal" font="default" size="100%"&gt;Progressive differentiation and selection of the fittest in the immune response&lt;/style&gt;&lt;/title&gt;&lt;secondary-title&gt;&lt;style face="normal" font="default" size="100%"&gt;Nat Rev Immunol&lt;/style&gt;&lt;/secondary-title&gt;&lt;/titles&gt;&lt;periodical&gt;&lt;full-title&gt;&lt;style face="normal" font="default" size="100%"&gt;Nat Rev Immunol&lt;/style&gt;&lt;/full-title&gt;&lt;/periodical&gt;&lt;pages&gt;&lt;style face="normal" font="default" size="100%"&gt;982-7.&lt;/style&gt;&lt;/pages&gt;&lt;volume&gt;&lt;style face="normal" font="default" size="100%"&gt;2&lt;/style&gt;&lt;/volume&gt;&lt;number&gt;&lt;style face="normal" font="default" size="100%"&gt;12&lt;/style&gt;&lt;/number&gt;&lt;keywords&gt;&lt;keyword&gt;&lt;style face="normal" font="default" size="100%"&gt;0 (Antigens)&lt;/style&gt;&lt;/keyword&gt;&lt;keyword&gt;&lt;style face="normal" font="default" size="100%"&gt;Animals&lt;/style&gt;&lt;/keyword&gt;&lt;keyword&gt;&lt;style face="normal" font="default" size="100%"&gt;Antigens/immunology&lt;/style&gt;&lt;/keyword&gt;&lt;keyword&gt;&lt;style face="normal" font="default" size="100%"&gt;B-Lymphocytes/cytology/*immunology&lt;/style&gt;&lt;/keyword&gt;&lt;keyword&gt;&lt;style face="normal" font="default" size="100%"&gt;Cell Division&lt;/style&gt;&lt;/keyword&gt;&lt;keyword&gt;&lt;style face="normal" font="default" size="100%"&gt;Hematopoietic Stem Cells/immunology&lt;/style&gt;&lt;/keyword&gt;&lt;keyword&gt;&lt;style face="normal" font="default" size="100%"&gt;Human&lt;/style&gt;&lt;/keyword&gt;&lt;keyword&gt;&lt;style face="normal" font="default" size="100%"&gt;Immunity, Active&lt;/style&gt;&lt;/keyword&gt;&lt;keyword&gt;&lt;style face="normal" font="default" size="100%"&gt;Immunologic Memory&lt;/style&gt;&lt;/keyword&gt;&lt;keyword&gt;&lt;style face="normal" font="default" size="100%"&gt;*Lymphopoiesis&lt;/style&gt;&lt;/keyword&gt;&lt;keyword&gt;&lt;style face="normal" font="default" size="100%"&gt;Support, Non-U.S. Gov&amp;apos;t&lt;/style&gt;&lt;/keyword&gt;&lt;keyword&gt;&lt;style face="normal" font="default" size="100%"&gt;Support, U.S. Gov&amp;apos;t, Non-P.H.S.&lt;/style&gt;&lt;/keyword&gt;&lt;keyword&gt;&lt;style face="normal" font="default" size="100%"&gt;T-Lymphocytes/cytology/*immunology&lt;/style&gt;&lt;/keyword&gt;&lt;/keywords&gt;&lt;dates&gt;&lt;year&gt;&lt;style face="normal" font="default" size="100%"&gt;2002&lt;/style&gt;&lt;/year&gt;&lt;pub-dates&gt;&lt;date&gt;&lt;style face="normal" font="default" size="100%"&gt;Dec&lt;/style&gt;&lt;/date&gt;&lt;/pub-dates&gt;&lt;/dates&gt;&lt;urls&gt;&lt;/urls&gt;&lt;/record&gt;&lt;/Cite&gt;&lt;/EndNote&gt;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[2, 16, 17]</w:t>
      </w:r>
      <w:r>
        <w:rPr>
          <w:rFonts w:cs="Arial" w:ascii="Arial" w:hAnsi="Arial"/>
        </w:rPr>
      </w:r>
      <w:r>
        <w:rPr>
          <w:rFonts w:cs="Arial" w:ascii="Arial" w:hAnsi="Arial"/>
        </w:rPr>
        <w:fldChar w:fldCharType="end"/>
      </w:r>
      <w:r>
        <w:rPr>
          <w:rFonts w:cs="Arial" w:ascii="Arial" w:hAnsi="Arial"/>
        </w:rPr>
        <w:t xml:space="preserve">, </w:t>
      </w:r>
      <w:del w:id="122" w:author="ananda goldrath" w:date="2004-11-18T16:50:00Z">
        <w:r>
          <w:rPr>
            <w:rFonts w:cs="Arial" w:ascii="Arial" w:hAnsi="Arial"/>
          </w:rPr>
          <w:delText xml:space="preserve">there is to date </w:delText>
        </w:r>
      </w:del>
      <w:r>
        <w:rPr>
          <w:rFonts w:cs="Arial" w:ascii="Arial" w:hAnsi="Arial"/>
        </w:rPr>
        <w:t>no direct evidence that either supports or contradicts these general observations</w:t>
      </w:r>
      <w:ins w:id="123" w:author="ananda goldrath" w:date="2004-11-18T16:50:00Z">
        <w:r>
          <w:rPr>
            <w:rFonts w:cs="Arial" w:ascii="Arial" w:hAnsi="Arial"/>
          </w:rPr>
          <w:t xml:space="preserve"> has been reported</w:t>
        </w:r>
      </w:ins>
      <w:r>
        <w:rPr>
          <w:rFonts w:cs="Arial" w:ascii="Arial" w:hAnsi="Arial"/>
        </w:rPr>
        <w:t>. We</w:t>
      </w:r>
      <w:ins w:id="124" w:author="ananda goldrath" w:date="2004-11-18T16:50:00Z">
        <w:r>
          <w:rPr>
            <w:rFonts w:cs="Arial" w:ascii="Arial" w:hAnsi="Arial"/>
          </w:rPr>
          <w:t>,</w:t>
        </w:r>
      </w:ins>
      <w:r>
        <w:rPr>
          <w:rFonts w:cs="Arial" w:ascii="Arial" w:hAnsi="Arial"/>
        </w:rPr>
        <w:t xml:space="preserve"> therefore</w:t>
      </w:r>
      <w:ins w:id="125" w:author="ananda goldrath" w:date="2004-11-18T16:50:00Z">
        <w:r>
          <w:rPr>
            <w:rFonts w:cs="Arial" w:ascii="Arial" w:hAnsi="Arial"/>
          </w:rPr>
          <w:t>,</w:t>
        </w:r>
      </w:ins>
      <w:r>
        <w:rPr>
          <w:rFonts w:cs="Arial" w:ascii="Arial" w:hAnsi="Arial"/>
        </w:rPr>
        <w:t xml:space="preserve"> set out to directly test the hypothesis that memory T cells and long-term hematopoietic stem cells share a portion of their respective transcriptional profiles. We hypothesized that those transcripts expressed in memory T cells would be enriched in long-term hematopoietic stem cells and would likely be involved in the molecular pathways of self-renewal.</w:t>
      </w:r>
    </w:p>
    <w:p>
      <w:pPr>
        <w:pStyle w:val="Normal"/>
        <w:spacing w:lineRule="auto" w:line="720" w:before="0" w:after="120"/>
        <w:jc w:val="both"/>
        <w:rPr>
          <w:rFonts w:ascii="Arial" w:hAnsi="Arial" w:cs="Arial"/>
          <w:u w:val="single"/>
        </w:rPr>
      </w:pPr>
      <w:r>
        <w:rPr>
          <w:rFonts w:cs="Arial" w:ascii="Arial" w:hAnsi="Arial"/>
          <w:u w:val="single"/>
        </w:rPr>
        <w:t>Results</w:t>
      </w:r>
    </w:p>
    <w:p>
      <w:pPr>
        <w:pStyle w:val="Normal"/>
        <w:spacing w:lineRule="auto" w:line="720" w:before="0" w:after="120"/>
        <w:ind w:firstLine="720"/>
        <w:jc w:val="both"/>
        <w:rPr/>
      </w:pPr>
      <w:r>
        <w:rPr>
          <w:rFonts w:cs="Arial" w:ascii="Arial" w:hAnsi="Arial"/>
        </w:rPr>
        <w:t xml:space="preserve">In order to compare the overall transcriptional profiles of memory </w:t>
      </w:r>
      <w:ins w:id="126" w:author="ananda goldrath" w:date="2004-11-18T16:50:00Z">
        <w:r>
          <w:rPr>
            <w:rFonts w:cs="Arial" w:ascii="Arial" w:hAnsi="Arial"/>
          </w:rPr>
          <w:t>CD8</w:t>
        </w:r>
      </w:ins>
      <w:ins w:id="127" w:author="ananda goldrath" w:date="2004-11-18T16:50:00Z">
        <w:r>
          <w:rPr>
            <w:rFonts w:cs="Arial" w:ascii="Arial" w:hAnsi="Arial"/>
            <w:vertAlign w:val="superscript"/>
          </w:rPr>
          <w:t>+</w:t>
        </w:r>
      </w:ins>
      <w:ins w:id="128" w:author="ananda goldrath" w:date="2004-11-18T16:50:00Z">
        <w:r>
          <w:rPr>
            <w:rFonts w:cs="Arial" w:ascii="Arial" w:hAnsi="Arial"/>
          </w:rPr>
          <w:t xml:space="preserve"> </w:t>
        </w:r>
      </w:ins>
      <w:r>
        <w:rPr>
          <w:rFonts w:cs="Arial" w:ascii="Arial" w:hAnsi="Arial"/>
        </w:rPr>
        <w:t>T cell populations with hematopoietic stem cell populations, we employed Affymetrix Genechip analysis. As a source of monoclonal populations of naïve, effector, and memory CD8</w:t>
      </w:r>
      <w:r>
        <w:rPr>
          <w:rFonts w:cs="Arial" w:ascii="Arial" w:hAnsi="Arial"/>
          <w:vertAlign w:val="superscript"/>
        </w:rPr>
        <w:t>+</w:t>
      </w:r>
      <w:r>
        <w:rPr>
          <w:rFonts w:cs="Arial" w:ascii="Arial" w:hAnsi="Arial"/>
        </w:rPr>
        <w:t xml:space="preserve"> T cells, we used the OTI TCR-transgenic adoptive transfer and viral infection model described previously (manuscript in press). Purified naïve, effector, and memory populations expressed the expected cell surface phenotypic markers and demonstrated functional activities indicative of naïve, effector and memory CD8</w:t>
      </w:r>
      <w:r>
        <w:rPr>
          <w:rFonts w:cs="Arial" w:ascii="Arial" w:hAnsi="Arial"/>
          <w:vertAlign w:val="superscript"/>
        </w:rPr>
        <w:t>+</w:t>
      </w:r>
      <w:r>
        <w:rPr>
          <w:rFonts w:cs="Arial" w:ascii="Arial" w:hAnsi="Arial"/>
        </w:rPr>
        <w:t xml:space="preserve"> T cells (data not shown). For stem cell populations, we chose the phenotypically well-characterized and functionally defined mature hematopoietic stem cell data published by Ivanova et.al. </w:t>
      </w:r>
      <w:r>
        <w:fldChar w:fldCharType="begin"/>
      </w:r>
      <w:r>
        <w:rPr>
          <w:rFonts w:cs="Arial" w:ascii="Arial" w:hAnsi="Arial"/>
        </w:rPr>
        <w:instrText xml:space="preserve"> ADDIN EN.CITE &lt;EndNote&gt;&lt;Cite&gt;&lt;Author&gt;Ivanova&lt;/Author&gt;&lt;Year&gt;2002&lt;/Year&gt;&lt;RecNum&gt;262&lt;/RecNum&gt;&lt;record&gt;&lt;database name="lrp1-Converted.enl" path="C:\K\Resubmission\lrp1-Converted.enl"&gt;lrp1-Converted.enl&lt;/database&gt;&lt;source-app name="EndNote" version="8.0"&gt;EndNote&lt;/source-app&gt;&lt;rec-number&gt;262&lt;/rec-number&gt;&lt;ref-type name="Journal Article"&gt;17&lt;/ref-type&gt;&lt;contributors&gt;&lt;authors&gt;&lt;author&gt;&lt;style face="normal" font="default" size="100%"&gt;Ivanova, N. B.&lt;/style&gt;&lt;/author&gt;&lt;author&gt;&lt;style face="normal" font="default" size="100%"&gt;Dimos, J. T.&lt;/style&gt;&lt;/author&gt;&lt;author&gt;&lt;style face="normal" font="default" size="100%"&gt;Schaniel, C.&lt;/style&gt;&lt;/author&gt;&lt;author&gt;&lt;style face="normal" font="default" size="100%"&gt;Hackney, J. A.&lt;/style&gt;&lt;/author&gt;&lt;author&gt;&lt;style face="normal" font="default" size="100%"&gt;Moore, K. A.&lt;/style&gt;&lt;/author&gt;&lt;author&gt;&lt;style face="normal" font="default" size="100%"&gt;Lemischka, I. R.&lt;/style&gt;&lt;/author&gt;&lt;/authors&gt;&lt;/contributors&gt;&lt;titles&gt;&lt;title&gt;&lt;style face="normal" font="default" size="100%"&gt;A stem cell molecular signature&lt;/style&gt;&lt;/title&gt;&lt;secondary-title&gt;&lt;style face="normal" font="default" size="100%"&gt;Science&lt;/style&gt;&lt;/secondary-title&gt;&lt;/titles&gt;&lt;periodical&gt;&lt;full-title&gt;&lt;style face="normal" font="default" size="100%"&gt;Science&lt;/style&gt;&lt;/full-title&gt;&lt;/periodical&gt;&lt;pages&gt;&lt;style face="normal" font="default" size="100%"&gt;601-4. Epub 2002 Sep 12.&lt;/style&gt;&lt;/pages&gt;&lt;volume&gt;&lt;style face="normal" font="default" size="100%"&gt;298&lt;/style&gt;&lt;/volume&gt;&lt;number&gt;&lt;style face="normal" font="default" size="100%"&gt;5593&lt;/style&gt;&lt;/number&gt;&lt;keywords&gt;&lt;keyword&gt;&lt;style face="normal" font="default" size="100%"&gt;Adult&lt;/style&gt;&lt;/keyword&gt;&lt;keyword&gt;&lt;style face="normal" font="default" size="100%"&gt;Animals&lt;/style&gt;&lt;/keyword&gt;&lt;keyword&gt;&lt;style face="normal" font="default" size="100%"&gt;Cell Communication&lt;/style&gt;&lt;/keyword&gt;&lt;keyword&gt;&lt;style face="normal" font="default" size="100%"&gt;Cell Cycle&lt;/style&gt;&lt;/keyword&gt;&lt;keyword&gt;&lt;style face="normal" font="default" size="100%"&gt;Cell Differentiation&lt;/style&gt;&lt;/keyword&gt;&lt;keyword&gt;&lt;style face="normal" font="default" size="100%"&gt;Cell Line&lt;/style&gt;&lt;/keyword&gt;&lt;keyword&gt;&lt;style face="normal" font="default" size="100%"&gt;Cell Lineage&lt;/style&gt;&lt;/keyword&gt;&lt;keyword&gt;&lt;style face="normal" font="default" size="100%"&gt;Cell Separation&lt;/style&gt;&lt;/keyword&gt;&lt;keyword&gt;&lt;style face="normal" font="default" size="100%"&gt;Cells, Cultured&lt;/style&gt;&lt;/keyword&gt;&lt;keyword&gt;&lt;style face="normal" font="default" size="100%"&gt;Comparative Study&lt;/style&gt;&lt;/keyword&gt;&lt;keyword&gt;&lt;style face="normal" font="default" size="100%"&gt;Computational Biology&lt;/style&gt;&lt;/keyword&gt;&lt;keyword&gt;&lt;style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size="100%"&gt;Genes, Homeobox&lt;/style&gt;&lt;/keyword&gt;&lt;keyword&gt;&lt;style face="normal" font="default" size="100%"&gt;Hematopoiesis&lt;/style&gt;&lt;/keyword&gt;&lt;keyword&gt;&lt;style face="normal" font="default" size="100%"&gt;Hematopoietic Stem Cell Transplantation&lt;/style&gt;&lt;/keyword&gt;&lt;keyword&gt;&lt;style face="normal" font="default" size="100%"&gt;Hematopoietic Stem Cells/*physiology&lt;/style&gt;&lt;/keyword&gt;&lt;keyword&gt;&lt;style face="normal" font="default" size="100%"&gt;Human&lt;/style&gt;&lt;/keyword&gt;&lt;keyword&gt;&lt;style face="normal" font="default" size="100%"&gt;Mice&lt;/style&gt;&lt;/keyword&gt;&lt;keyword&gt;&lt;style face="normal" font="default" size="100%"&gt;Neurons/cytology&lt;/style&gt;&lt;/keyword&gt;&lt;keyword&gt;&lt;style face="normal" font="default" size="100%"&gt;Oligonucleotide Array Sequence Analysis&lt;/style&gt;&lt;/keyword&gt;&lt;keyword&gt;&lt;style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size="100%"&gt;Totipotent Stem Cells/*physiology&lt;/style&gt;&lt;/keyword&gt;&lt;keyword&gt;&lt;style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[18]</w:t>
      </w:r>
      <w:r>
        <w:rPr>
          <w:rFonts w:cs="Arial" w:ascii="Arial" w:hAnsi="Arial"/>
        </w:rPr>
      </w:r>
      <w:r>
        <w:rPr>
          <w:rFonts w:cs="Arial" w:ascii="Arial" w:hAnsi="Arial"/>
        </w:rPr>
        <w:fldChar w:fldCharType="end"/>
      </w:r>
      <w:r>
        <w:rPr>
          <w:rFonts w:cs="Arial" w:ascii="Arial" w:hAnsi="Arial"/>
        </w:rPr>
        <w:t xml:space="preserve">. </w:t>
      </w:r>
    </w:p>
    <w:p>
      <w:pPr>
        <w:pStyle w:val="NormalWeb"/>
        <w:spacing w:lineRule="auto" w:line="720"/>
        <w:ind w:firstLine="720"/>
        <w:jc w:val="both"/>
        <w:rPr>
          <w:rFonts w:ascii="Arial" w:hAnsi="Arial" w:cs="Arial"/>
        </w:rPr>
      </w:pPr>
      <w:r>
        <w:rPr>
          <w:rFonts w:cs="Arial" w:ascii="Arial" w:hAnsi="Arial"/>
        </w:rPr>
        <w:t xml:space="preserve">Having established functionally defined cellular populations, we grouped together the raw data (.cel files) and collectively pre-processed them with the “rma” method in the “affylmGUI” statistical analysis package developed by the collaborative, open source project </w:t>
      </w:r>
      <w:hyperlink r:id="rId2">
        <w:r>
          <w:rPr>
            <w:rStyle w:val="InternetLink"/>
            <w:rFonts w:cs="Arial" w:ascii="Arial" w:hAnsi="Arial"/>
          </w:rPr>
          <w:t>www.bioconductor.org</w:t>
        </w:r>
      </w:hyperlink>
      <w:r>
        <w:rPr>
          <w:rFonts w:cs="Arial" w:ascii="Arial" w:hAnsi="Arial"/>
        </w:rPr>
        <w:t xml:space="preserve"> </w:t>
      </w:r>
      <w:r>
        <w:fldChar w:fldCharType="begin"/>
      </w:r>
      <w:r>
        <w:rPr>
          <w:rFonts w:cs="Arial" w:ascii="Arial" w:hAnsi="Arial"/>
        </w:rPr>
        <w:instrText xml:space="preserve"> ADDIN EN.CITE &lt;EndNote&gt;&lt;Cite&gt;&lt;Author&gt;Irizarry&lt;/Author&gt;&lt;Year&gt;2003&lt;/Year&gt;&lt;RecNum&gt;230&lt;/RecNum&gt;&lt;record&gt;&lt;database name="lrp1-Converted.enl" path="C:\K\Resubmission\lrp1-Converted.enl"&gt;lrp1-Converted.enl&lt;/database&gt;&lt;source-app name="EndNote" version="8.0"&gt;EndNote&lt;/source-app&gt;&lt;rec-number&gt;230&lt;/rec-number&gt;&lt;ref-type name="Journal Article"&gt;17&lt;/ref-type&gt;&lt;contributors&gt;&lt;authors&gt;&lt;author&gt;&lt;style face="normal" font="default" size="100%"&gt;Irizarry, R. A.&lt;/style&gt;&lt;/author&gt;&lt;author&gt;&lt;style face="normal" font="default" size="100%"&gt;Hobbs, B.&lt;/style&gt;&lt;/author&gt;&lt;author&gt;&lt;style face="normal" font="default" size="100%"&gt;Collin, F.&lt;/style&gt;&lt;/author&gt;&lt;author&gt;&lt;style face="normal" font="default" size="100%"&gt;Beazer-Barclay, Y. D.&lt;/style&gt;&lt;/author&gt;&lt;author&gt;&lt;style face="normal" font="default" size="100%"&gt;Antonellis, K. J.&lt;/style&gt;&lt;/author&gt;&lt;author&gt;&lt;style face="normal" font="default" size="100%"&gt;Scherf, U.&lt;/style&gt;&lt;/author&gt;&lt;author&gt;&lt;style face="normal" font="default" size="100%"&gt;Speed, T. P.&lt;/style&gt;&lt;/author&gt;&lt;/authors&gt;&lt;/contributors&gt;&lt;titles&gt;&lt;title&gt;&lt;style face="normal" font="default" size="100%"&gt;Exploration, normalization, and summaries of high density oligonucleotide array probe level data&lt;/style&gt;&lt;/title&gt;&lt;secondary-title&gt;&lt;style face="normal" font="default" size="100%"&gt;Biostatistics.&lt;/style&gt;&lt;/secondary-title&gt;&lt;/titles&gt;&lt;pages&gt;&lt;style face="normal" font="default" size="100%"&gt;249-64&lt;/style&gt;&lt;/pages&gt;&lt;volume&gt;&lt;style face="normal" font="default" size="100%"&gt;4&lt;/style&gt;&lt;/volume&gt;&lt;number&gt;&lt;style face="normal" font="default" size="100%"&gt;2&lt;/style&gt;&lt;/number&gt;&lt;keywords&gt;&lt;keyword&gt;&lt;style face="normal" font="default" size="100%"&gt;Algorithms&lt;/style&gt;&lt;/keyword&gt;&lt;keyword&gt;&lt;style face="normal" font="default" size="100%"&gt;Animals&lt;/style&gt;&lt;/keyword&gt;&lt;keyword&gt;&lt;style face="normal" font="default" size="100%"&gt;*DNA Probes/ge [Genetics]&lt;/style&gt;&lt;/keyword&gt;&lt;keyword&gt;&lt;style face="normal" font="default" size="100%"&gt;*Data Interpretation, Statistical&lt;/style&gt;&lt;/keyword&gt;&lt;keyword&gt;&lt;style face="normal" font="default" size="100%"&gt;Gene Expression Profiling/sn [Statistics &amp;amp; Numerical Data]&lt;/style&gt;&lt;/keyword&gt;&lt;keyword&gt;&lt;style face="normal" font="default" size="100%"&gt;Human&lt;/style&gt;&lt;/keyword&gt;&lt;keyword&gt;&lt;style face="normal" font="default" size="100%"&gt;Linear Models&lt;/style&gt;&lt;/keyword&gt;&lt;keyword&gt;&lt;style face="normal" font="default" size="100%"&gt;Mice&lt;/style&gt;&lt;/keyword&gt;&lt;keyword&gt;&lt;style face="normal" font="default" size="100%"&gt;Normal Distribution&lt;/style&gt;&lt;/keyword&gt;&lt;keyword&gt;&lt;style face="normal" font="default" size="100%"&gt;*Oligonucleotide Array Sequence Analysis/mt [Methods]&lt;/style&gt;&lt;/keyword&gt;&lt;keyword&gt;&lt;style face="normal" font="default" size="100%"&gt;Reproducibility of Results&lt;/style&gt;&lt;/keyword&gt;&lt;keyword&gt;&lt;style face="normal" font="default" size="100%"&gt;Statistics, Nonparametric&lt;/style&gt;&lt;/keyword&gt;&lt;keyword&gt;&lt;style face="normal" font="default" size="100%"&gt;Support, U.S. Gov&amp;apos;t, P.H.S.&lt;/style&gt;&lt;/keyword&gt;&lt;/keywords&gt;&lt;dates&gt;&lt;year&gt;&lt;style face="normal" font="default" size="100%"&gt;2003&lt;/style&gt;&lt;/year&gt;&lt;/dates&gt;&lt;urls&gt;&lt;/urls&gt;&lt;/record&gt;&lt;/Cite&gt;&lt;Cite&gt;&lt;Author&gt;Irizarry&lt;/Author&gt;&lt;Year&gt;2003&lt;/Year&gt;&lt;RecNum&gt;231&lt;/RecNum&gt;&lt;record&gt;&lt;database name="lrp1-Converted.enl" path="C:\K\Resubmission\lrp1-Converted.enl"&gt;lrp1-Converted.enl&lt;/database&gt;&lt;source-app name="EndNote" version="8.0"&gt;EndNote&lt;/source-app&gt;&lt;rec-number&gt;231&lt;/rec-number&gt;&lt;ref-type name="Journal Article"&gt;17&lt;/ref-type&gt;&lt;contributors&gt;&lt;authors&gt;&lt;author&gt;&lt;style face="normal" font="default" size="100%"&gt;Irizarry, R. A.&lt;/style&gt;&lt;/author&gt;&lt;author&gt;&lt;style face="normal" font="default" size="100%"&gt;Bolstad, B. M.&lt;/style&gt;&lt;/author&gt;&lt;author&gt;&lt;style face="normal" font="default" size="100%"&gt;Collin, F.&lt;/style&gt;&lt;/author&gt;&lt;author&gt;&lt;style face="normal" font="default" size="100%"&gt;Cope, L. M.&lt;/style&gt;&lt;/author&gt;&lt;author&gt;&lt;style face="normal" font="default" size="100%"&gt;Hobbs, B.&lt;/style&gt;&lt;/author&gt;&lt;author&gt;&lt;style face="normal" font="default" size="100%"&gt;Speed, T. P.&lt;/style&gt;&lt;/author&gt;&lt;/authors&gt;&lt;/contributors&gt;&lt;titles&gt;&lt;title&gt;&lt;style face="normal" font="default" size="100%"&gt;Summaries of Affymetrix GeneChip probe level data&lt;/style&gt;&lt;/title&gt;&lt;secondary-title&gt;&lt;style face="normal" font="default" size="100%"&gt;Nucleic Acids Research.&lt;/style&gt;&lt;/secondary-title&gt;&lt;/titles&gt;&lt;pages&gt;&lt;style face="normal" font="default" size="100%"&gt;e15&lt;/style&gt;&lt;/pages&gt;&lt;volume&gt;&lt;style face="normal" font="default" size="100%"&gt;31&lt;/style&gt;&lt;/volume&gt;&lt;number&gt;&lt;style face="normal" font="default" size="100%"&gt;4&lt;/style&gt;&lt;/number&gt;&lt;keywords&gt;&lt;keyword&gt;&lt;style face="normal" font="default" size="100%"&gt;Central Nervous System/me [Metabolism]&lt;/style&gt;&lt;/keyword&gt;&lt;keyword&gt;&lt;style face="normal" font="default" size="100%"&gt;*DNA Probes/ge [Genetics]&lt;/style&gt;&lt;/keyword&gt;&lt;keyword&gt;&lt;style face="normal" font="default" size="100%"&gt;DNA Probes/st [Standards]&lt;/style&gt;&lt;/keyword&gt;&lt;keyword&gt;&lt;style face="normal" font="default" size="100%"&gt;Gene Expression Profiling&lt;/style&gt;&lt;/keyword&gt;&lt;keyword&gt;&lt;style face="normal" font="default" size="100%"&gt;Human&lt;/style&gt;&lt;/keyword&gt;&lt;keyword&gt;&lt;style face="normal" font="default" size="100%"&gt;Liver/me [Metabolism]&lt;/style&gt;&lt;/keyword&gt;&lt;keyword&gt;&lt;style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size="100%"&gt;RNA, Messenger/ge [Genetics]&lt;/style&gt;&lt;/keyword&gt;&lt;keyword&gt;&lt;style face="normal" font="default" size="100%"&gt;RNA, Messenger/me [Metabolism]&lt;/style&gt;&lt;/keyword&gt;&lt;keyword&gt;&lt;style face="normal" font="default" size="100%"&gt;Reproducibility of Results&lt;/style&gt;&lt;/keyword&gt;&lt;keyword&gt;&lt;style face="normal" font="default" size="100%"&gt;Software&lt;/style&gt;&lt;/keyword&gt;&lt;keyword&gt;&lt;style face="normal" font="default" size="100%"&gt;Support, U.S. Gov&amp;apos;t, P.H.S.&lt;/style&gt;&lt;/keyword&gt;&lt;/keywords&gt;&lt;dates&gt;&lt;year&gt;&lt;style face="normal" font="default" size="100%"&gt;2003&lt;/style&gt;&lt;/year&gt;&lt;/dates&gt;&lt;urls&gt;&lt;/urls&gt;&lt;/record&gt;&lt;/Cite&gt;&lt;Cite&gt;&lt;Author&gt;Bolstad&lt;/Author&gt;&lt;Year&gt;2003&lt;/Year&gt;&lt;RecNum&gt;232&lt;/RecNum&gt;&lt;record&gt;&lt;database name="lrp1-Converted.enl" path="C:\K\Resubmission\lrp1-Converted.enl"&gt;lrp1-Converted.enl&lt;/database&gt;&lt;source-app name="EndNote" version="8.0"&gt;EndNote&lt;/source-app&gt;&lt;rec-number&gt;232&lt;/rec-number&gt;&lt;ref-type name="Journal Article"&gt;17&lt;/ref-type&gt;&lt;contributors&gt;&lt;authors&gt;&lt;author&gt;&lt;style face="normal" font="default" size="100%"&gt;Bolstad, B. M.&lt;/style&gt;&lt;/author&gt;&lt;author&gt;&lt;style face="normal" font="default" size="100%"&gt;Irizarry, R. A.&lt;/style&gt;&lt;/author&gt;&lt;author&gt;&lt;style face="normal" font="default" size="100%"&gt;Astrand, M.&lt;/style&gt;&lt;/author&gt;&lt;author&gt;&lt;style face="normal" font="default" size="100%"&gt;Speed, T. P.&lt;/style&gt;&lt;/author&gt;&lt;/authors&gt;&lt;/contributors&gt;&lt;titles&gt;&lt;title&gt;&lt;style face="normal" font="default" size="100%"&gt;A comparison of normalization methods for high density oligonucleotide array data based on variance and bias&lt;/style&gt;&lt;/title&gt;&lt;secondary-title&gt;&lt;style face="normal" font="default" size="100%"&gt;Bioinformatics.&lt;/style&gt;&lt;/secondary-title&gt;&lt;/titles&gt;&lt;pages&gt;&lt;style face="normal" font="default" size="100%"&gt;185-93&lt;/style&gt;&lt;/pages&gt;&lt;volume&gt;&lt;style face="normal" font="default" size="100%"&gt;19&lt;/style&gt;&lt;/volume&gt;&lt;number&gt;&lt;style face="normal" font="default" size="100%"&gt;2&lt;/style&gt;&lt;/number&gt;&lt;keywords&gt;&lt;keyword&gt;&lt;style face="normal" font="default" size="100%"&gt;*Algorithms&lt;/style&gt;&lt;/keyword&gt;&lt;keyword&gt;&lt;style face="normal" font="default" size="100%"&gt;Calibration&lt;/style&gt;&lt;/keyword&gt;&lt;keyword&gt;&lt;style face="normal" font="default" size="100%"&gt;Comparative Study&lt;/style&gt;&lt;/keyword&gt;&lt;keyword&gt;&lt;style face="normal" font="default" size="100%"&gt;Models, Genetic&lt;/style&gt;&lt;/keyword&gt;&lt;keyword&gt;&lt;style face="normal" font="default" size="100%"&gt;Molecular Probes&lt;/style&gt;&lt;/keyword&gt;&lt;keyword&gt;&lt;style face="normal" font="default" size="100%"&gt;Nonlinear Dynamics&lt;/style&gt;&lt;/keyword&gt;&lt;keyword&gt;&lt;style face="normal" font="default" size="100%"&gt;*Oligonucleotide Array Sequence Analysis/is [Instrumentation]&lt;/style&gt;&lt;/keyword&gt;&lt;keyword&gt;&lt;style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size="100%"&gt;Quality Control&lt;/style&gt;&lt;/keyword&gt;&lt;keyword&gt;&lt;style face="normal" font="default" size="100%"&gt;*Sequence Analysis, DNA/mt [Methods]&lt;/style&gt;&lt;/keyword&gt;&lt;keyword&gt;&lt;style face="normal" font="default" size="100%"&gt;Sequence Analysis, DNA/st [Standards]&lt;/style&gt;&lt;/keyword&gt;&lt;keyword&gt;&lt;style face="normal" font="default" size="100%"&gt;Stochastic Processes&lt;/style&gt;&lt;/keyword&gt;&lt;/keywords&gt;&lt;dates&gt;&lt;year&gt;&lt;style face="normal" font="default" size="100%"&gt;2003&lt;/style&gt;&lt;/year&gt;&lt;/dates&gt;&lt;urls&gt;&lt;/urls&gt;&lt;/record&gt;&lt;/Cite&gt;&lt;Cite ExcludeYear="1"&gt;&lt;Author&gt;Wettenhall&lt;/Author&gt;&lt;RecNum&gt;270&lt;/RecNum&gt;&lt;record&gt;&lt;database name="lrp1-Converted.enl" path="C:\K\Resubmission\lrp1-Converted.enl"&gt;lrp1-Converted.enl&lt;/database&gt;&lt;source-app name="EndNote" version="8.0"&gt;EndNote&lt;/source-app&gt;&lt;rec-number&gt;270&lt;/rec-number&gt;&lt;ref-type name="Journal Article"&gt;17&lt;/ref-type&gt;&lt;contributors&gt;&lt;authors&gt;&lt;author&gt;&lt;style face="normal" font="default" size="100%"&gt;Wettenhall, J. M.&lt;/style&gt;&lt;/author&gt;&lt;author&gt;&lt;style face="normal" font="default" size="100%"&gt;Smyth, G. K.&lt;/style&gt;&lt;/author&gt;&lt;/authors&gt;&lt;/contributors&gt;&lt;titles&gt;&lt;title&gt;&lt;style face="normal" font="default" size="100%"&gt;limmaGUI: a graphical user interface for linear modeling of microarray data&lt;/style&gt;&lt;/title&gt;&lt;/titles&gt;&lt;dates&gt;&lt;/dates&gt;&lt;urls&gt;&lt;/urls&gt;&lt;/record&gt;&lt;/Cite&gt;&lt;/EndNote&gt;</w:instrText>
      </w:r>
      <w:r>
        <w:rPr>
          <w:rFonts w:cs="Arial" w:ascii="Arial" w:hAnsi="Arial"/>
        </w:rPr>
      </w:r>
      <w:r>
        <w:rPr>
          <w:rFonts w:cs="Arial" w:ascii="Arial" w:hAnsi="Arial"/>
        </w:rPr>
        <w:fldChar w:fldCharType="separate"/>
      </w:r>
      <w:r>
        <w:rPr>
          <w:rFonts w:cs="Arial" w:ascii="Arial" w:hAnsi="Arial"/>
        </w:rPr>
        <w:t>[19-22]</w:t>
      </w:r>
      <w:r>
        <w:rPr>
          <w:rFonts w:cs="Arial" w:ascii="Arial" w:hAnsi="Arial"/>
        </w:rPr>
      </w:r>
      <w:r>
        <w:rPr>
          <w:rFonts w:cs="Arial" w:ascii="Arial" w:hAnsi="Arial"/>
        </w:rPr>
        <w:fldChar w:fldCharType="end"/>
      </w:r>
      <w:r>
        <w:rPr>
          <w:rFonts w:cs="Arial" w:ascii="Arial" w:hAnsi="Arial"/>
        </w:rPr>
        <w:t xml:space="preserve">. The rma method uses an improved algorithm for probe level background correction, normalization, and summary that dramatically reduces observed statistical noise both in published control data sets </w:t>
      </w:r>
      <w:r>
        <w:fldChar w:fldCharType="begin"/>
      </w:r>
      <w:r>
        <w:rPr>
          <w:rFonts w:cs="Arial" w:ascii="Arial" w:hAnsi="Arial"/>
        </w:rPr>
        <w:instrText xml:space="preserve"> ADDIN EN.CITE &lt;EndNote&gt;&lt;Cite&gt;&lt;Author&gt;Irizarry&lt;/Author&gt;&lt;Year&gt;2003&lt;/Year&gt;&lt;RecNum&gt;230&lt;/RecNum&gt;&lt;record&gt;&lt;database name="lrp1-Converted.enl" path="C:\K\Resubmission\lrp1-Converted.enl"&gt;lrp1-Converted.enl&lt;/database&gt;&lt;source-app name="EndNote" version="8.0"&gt;EndNote&lt;/source-app&gt;&lt;rec-number&gt;230&lt;/rec-number&gt;&lt;ref-type name="Journal Article"&gt;17&lt;/ref-type&gt;&lt;contributors&gt;&lt;authors&gt;&lt;author&gt;&lt;style face="normal" font="default" size="100%"&gt;Irizarry, R. A.&lt;/style&gt;&lt;/author&gt;&lt;author&gt;&lt;style face="normal" font="default" size="100%"&gt;Hobbs, B.&lt;/style&gt;&lt;/author&gt;&lt;author&gt;&lt;style face="normal" font="default" size="100%"&gt;Collin, F.&lt;/style&gt;&lt;/author&gt;&lt;author&gt;&lt;style face="normal" font="default" size="100%"&gt;Beazer-Barclay, Y. D.&lt;/style&gt;&lt;/author&gt;&lt;author&gt;&lt;style face="normal" font="default" size="100%"&gt;Antonellis, K. J.&lt;/style&gt;&lt;/author&gt;&lt;author&gt;&lt;style face="normal" font="default" size="100%"&gt;Scherf, U.&lt;/style&gt;&lt;/author&gt;&lt;author&gt;&lt;style face="normal" font="default" size="100%"&gt;Speed, T. P.&lt;/style&gt;&lt;/author&gt;&lt;/authors&gt;&lt;/contributors&gt;&lt;titles&gt;&lt;title&gt;&lt;style face="normal" font="default" size="100%"&gt;Exploration, normalization, and summaries of high density oligonucleotide array probe level data&lt;/style&gt;&lt;/title&gt;&lt;secondary-title&gt;&lt;style face="normal" font="default" size="100%"&gt;Biostatistics.&lt;/style&gt;&lt;/secondary-title&gt;&lt;/titles&gt;&lt;pages&gt;&lt;style face="normal" font="default" size="100%"&gt;249-64&lt;/style&gt;&lt;/pages&gt;&lt;volume&gt;&lt;style face="normal" font="default" size="100%"&gt;4&lt;/style&gt;&lt;/volume&gt;&lt;number&gt;&lt;style face="normal" font="default" size="100%"&gt;2&lt;/style&gt;&lt;/number&gt;&lt;keywords&gt;&lt;keyword&gt;&lt;style face="normal" font="default" size="100%"&gt;Algorithms&lt;/style&gt;&lt;/keyword&gt;&lt;keyword&gt;&lt;style face="normal" font="default" size="100%"&gt;Animals&lt;/style&gt;&lt;/keyword&gt;&lt;keyword&gt;&lt;style face="normal" font="default" size="100%"&gt;*DNA Probes/ge [Genetics]&lt;/style&gt;&lt;/keyword&gt;&lt;keyword&gt;&lt;style face="normal" font="default" size="100%"&gt;*Data Interpretation, Statistical&lt;/style&gt;&lt;/keyword&gt;&lt;keyword&gt;&lt;style face="normal" font="default" size="100%"&gt;Gene Expression Profiling/sn [Statistics &amp;amp; Numerical Data]&lt;/style&gt;&lt;/keyword&gt;&lt;keyword&gt;&lt;style face="normal" font="default" size="100%"&gt;Human&lt;/style&gt;&lt;/keyword&gt;&lt;keyword&gt;&lt;style face="normal" font="default" size="100%"&gt;Linear Models&lt;/style&gt;&lt;/keyword&gt;&lt;keyword&gt;&lt;style face="normal" font="default" size="100%"&gt;Mice&lt;/style&gt;&lt;/keyword&gt;&lt;keyword&gt;&lt;style face="normal" font="default" size="100%"&gt;Normal Distribution&lt;/style&gt;&lt;/keyword&gt;&lt;keyword&gt;&lt;style face="normal" font="default" size="100%"&gt;*Oligonucleotide Array Sequence Analysis/mt [Methods]&lt;/style&gt;&lt;/keyword&gt;&lt;keyword&gt;&lt;style face="normal" font="default" size="100%"&gt;Reproducibility of Results&lt;/style&gt;&lt;/keyword&gt;&lt;keyword&gt;&lt;style face="normal" font="default" size="100%"&gt;Statistics, Nonparametric&lt;/style&gt;&lt;/keyword&gt;&lt;keyword&gt;&lt;style face="normal" font="default" size="100%"&gt;Support, U.S. Gov&amp;apos;t, P.H.S.&lt;/style&gt;&lt;/keyword&gt;&lt;/keywords&gt;&lt;dates&gt;&lt;year&gt;&lt;style face="normal" font="default" size="100%"&gt;2003&lt;/style&gt;&lt;/year&gt;&lt;/dates&gt;&lt;urls&gt;&lt;/urls&gt;&lt;/record&gt;&lt;/Cite&gt;&lt;Cite&gt;&lt;Author&gt;Irizarry&lt;/Author&gt;&lt;Year&gt;2003&lt;/Year&gt;&lt;RecNum&gt;231&lt;/RecNum&gt;&lt;record&gt;&lt;database name="lrp1-Converted.enl" path="C:\K\Resubmission\lrp1-Converted.enl"&gt;lrp1-Converted.enl&lt;/database&gt;&lt;source-app name="EndNote" version="8.0"&gt;EndNote&lt;/source-app&gt;&lt;rec-number&gt;231&lt;/rec-number&gt;&lt;ref-type name="Journal Article"&gt;17&lt;/ref-type&gt;&lt;contributors&gt;&lt;authors&gt;&lt;author&gt;&lt;style face="normal" font="default" size="100%"&gt;Irizarry, R. A.&lt;/style&gt;&lt;/author&gt;&lt;author&gt;&lt;style face="normal" font="default" size="100%"&gt;Bolstad, B. M.&lt;/style&gt;&lt;/author&gt;&lt;author&gt;&lt;style face="normal" font="default" size="100%"&gt;Collin, F.&lt;/style&gt;&lt;/author&gt;&lt;author&gt;&lt;style face="normal" font="default" size="100%"&gt;Cope, L. M.&lt;/style&gt;&lt;/author&gt;&lt;author&gt;&lt;style face="normal" font="default" size="100%"&gt;Hobbs, B.&lt;/style&gt;&lt;/author&gt;&lt;author&gt;&lt;style face="normal" font="default" size="100%"&gt;Speed, T. P.&lt;/style&gt;&lt;/author&gt;&lt;/authors&gt;&lt;/contributors&gt;&lt;titles&gt;&lt;title&gt;&lt;style face="normal" font="default" size="100%"&gt;Summaries of Affymetrix GeneChip probe level data&lt;/style&gt;&lt;/title&gt;&lt;secondary-title&gt;&lt;style face="normal" font="default" size="100%"&gt;Nucleic Acids Research.&lt;/style&gt;&lt;/secondary-title&gt;&lt;/titles&gt;&lt;pages&gt;&lt;style face="normal" font="default" size="100%"&gt;e15&lt;/style&gt;&lt;/pages&gt;&lt;volume&gt;&lt;style face="normal" font="default" size="100%"&gt;31&lt;/style&gt;&lt;/volume&gt;&lt;number&gt;&lt;style face="normal" font="default" size="100%"&gt;4&lt;/style&gt;&lt;/number&gt;&lt;keywords&gt;&lt;keyword&gt;&lt;style face="normal" font="default" size="100%"&gt;Central Nervous System/me [Metabolism]&lt;/style&gt;&lt;/keyword&gt;&lt;keyword&gt;&lt;style face="normal" font="default" size="100%"&gt;*DNA Probes/ge [Genetics]&lt;/style&gt;&lt;/keyword&gt;&lt;keyword&gt;&lt;style face="normal" font="default" size="100%"&gt;DNA Probes/st [Standards]&lt;/style&gt;&lt;/keyword&gt;&lt;keyword&gt;&lt;style face="normal" font="default" size="100%"&gt;Gene Expression Profiling&lt;/style&gt;&lt;/keyword&gt;&lt;keyword&gt;&lt;style face="normal" font="default" size="100%"&gt;Human&lt;/style&gt;&lt;/keyword&gt;&lt;keyword&gt;&lt;style face="normal" font="default" size="100%"&gt;Liver/me [Metabolism]&lt;/style&gt;&lt;/keyword&gt;&lt;keyword&gt;&lt;style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size="100%"&gt;RNA, Messenger/ge [Genetics]&lt;/style&gt;&lt;/keyword&gt;&lt;keyword&gt;&lt;style face="normal" font="default" size="100%"&gt;RNA, Messenger/me [Metabolism]&lt;/style&gt;&lt;/keyword&gt;&lt;keyword&gt;&lt;style face="normal" font="default" size="100%"&gt;Reproducibility of Results&lt;/style&gt;&lt;/keyword&gt;&lt;keyword&gt;&lt;style face="normal" font="default" size="100%"&gt;Software&lt;/style&gt;&lt;/keyword&gt;&lt;keyword&gt;&lt;style face="normal" font="default" size="100%"&gt;Support, U.S. Gov&amp;apos;t, P.H.S.&lt;/style&gt;&lt;/keyword&gt;&lt;/keywords&gt;&lt;dates&gt;&lt;year&gt;&lt;style face="normal" font="default" size="100%"&gt;2003&lt;/style&gt;&lt;/year&gt;&lt;/dates&gt;&lt;urls&gt;&lt;/urls&gt;&lt;/record&gt;&lt;/Cite&gt;&lt;Cite&gt;&lt;Author&gt;Bolstad&lt;/Author&gt;&lt;Year&gt;2003&lt;/Year&gt;&lt;RecNum&gt;232&lt;/RecNum&gt;&lt;record&gt;&lt;database name="lrp1-Converted.enl" path="C:\K\Resubmission\lrp1-Converted.enl"&gt;lrp1-Converted.enl&lt;/database&gt;&lt;source-app name="EndNote" version="8.0"&gt;EndNote&lt;/source-app&gt;&lt;rec-number&gt;232&lt;/rec-number&gt;&lt;ref-type name="Journal Article"&gt;17&lt;/ref-type&gt;&lt;contributors&gt;&lt;authors&gt;&lt;author&gt;&lt;style face="normal" font="default" size="100%"&gt;Bolstad, B. M.&lt;/style&gt;&lt;/author&gt;&lt;author&gt;&lt;style face="normal" font="default" size="100%"&gt;Irizarry, R. A.&lt;/style&gt;&lt;/author&gt;&lt;author&gt;&lt;style face="normal" font="default" size="100%"&gt;Astrand, M.&lt;/style&gt;&lt;/author&gt;&lt;author&gt;&lt;style face="normal" font="default" size="100%"&gt;Speed, T. P.&lt;/style&gt;&lt;/author&gt;&lt;/authors&gt;&lt;/contributors&gt;&lt;titles&gt;&lt;title&gt;&lt;style face="normal" font="default" size="100%"&gt;A comparison of normalization methods for high density oligonucleotide array data based on variance and bias&lt;/style&gt;&lt;/title&gt;&lt;secondary-title&gt;&lt;style face="normal" font="default" size="100%"&gt;Bioinformatics.&lt;/style&gt;&lt;/secondary-title&gt;&lt;/titles&gt;&lt;pages&gt;&lt;style face="normal" font="default" size="100%"&gt;185-93&lt;/style&gt;&lt;/pages&gt;&lt;volume&gt;&lt;style face="normal" font="default" size="100%"&gt;19&lt;/style&gt;&lt;/volume&gt;&lt;number&gt;&lt;style face="normal" font="default" size="100%"&gt;2&lt;/style&gt;&lt;/number&gt;&lt;keywords&gt;&lt;keyword&gt;&lt;style face="normal" font="default" size="100%"&gt;*Algorithms&lt;/style&gt;&lt;/keyword&gt;&lt;keyword&gt;&lt;style face="normal" font="default" size="100%"&gt;Calibration&lt;/style&gt;&lt;/keyword&gt;&lt;keyword&gt;&lt;style face="normal" font="default" size="100%"&gt;Comparative Study&lt;/style&gt;&lt;/keyword&gt;&lt;keyword&gt;&lt;style face="normal" font="default" size="100%"&gt;Models, Genetic&lt;/style&gt;&lt;/keyword&gt;&lt;keyword&gt;&lt;style face="normal" font="default" size="100%"&gt;Molecular Probes&lt;/style&gt;&lt;/keyword&gt;&lt;keyword&gt;&lt;style face="normal" font="default" size="100%"&gt;Nonlinear Dynamics&lt;/style&gt;&lt;/keyword&gt;&lt;keyword&gt;&lt;style face="normal" font="default" size="100%"&gt;*Oligonucleotide Array Sequence Analysis/is [Instrumentation]&lt;/style&gt;&lt;/keyword&gt;&lt;keyword&gt;&lt;style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size="100%"&gt;Quality Control&lt;/style&gt;&lt;/keyword&gt;&lt;keyword&gt;&lt;style face="normal" font="default" size="100%"&gt;*Sequence Analysis, DNA/mt [Methods]&lt;/style&gt;&lt;/keyword&gt;&lt;keyword&gt;&lt;style face="normal" font="default" size="100%"&gt;Sequence Analysis, DNA/st [Standards]&lt;/style&gt;&lt;/keyword&gt;&lt;keyword&gt;&lt;style face="normal" font="default" size="100%"&gt;Stochastic Processes&lt;/style&gt;&lt;/keyword&gt;&lt;/keywords&gt;&lt;dates&gt;&lt;year&gt;&lt;style face="normal" font="default" size="100%"&gt;2003&lt;/style&gt;&lt;/year&gt;&lt;/dates&gt;&lt;urls&gt;&lt;/urls&gt;&lt;/record&gt;&lt;/Cite&gt;&lt;/EndNote&gt;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[19-21]</w:t>
      </w:r>
      <w:r>
        <w:rPr>
          <w:rFonts w:cs="Arial" w:ascii="Arial" w:hAnsi="Arial"/>
        </w:rPr>
      </w:r>
      <w:r>
        <w:rPr>
          <w:rFonts w:cs="Arial" w:ascii="Arial" w:hAnsi="Arial"/>
        </w:rPr>
        <w:fldChar w:fldCharType="end"/>
      </w:r>
      <w:r>
        <w:rPr>
          <w:rFonts w:cs="Arial" w:ascii="Arial" w:hAnsi="Arial"/>
        </w:rPr>
        <w:t xml:space="preserve"> as well as among replicates within our own data (data not shown). Differential expression of individual genes was calculated using the LIMMA (LInear Models for MicroArray data) within the affylmGUI package </w:t>
      </w:r>
      <w:r>
        <w:fldChar w:fldCharType="begin"/>
      </w:r>
      <w:r>
        <w:rPr>
          <w:rFonts w:cs="Arial" w:ascii="Arial" w:hAnsi="Arial"/>
        </w:rPr>
        <w:instrText xml:space="preserve"> ADDIN EN.CITE &lt;EndNote&gt;&lt;Cite&gt;&lt;Author&gt;Smyth&lt;/Author&gt;&lt;Year&gt;2004&lt;/Year&gt;&lt;RecNum&gt;271&lt;/RecNum&gt;&lt;record&gt;&lt;database name="lrp1-Converted.enl" path="C:\K\Resubmission\lrp1-Converted.enl"&gt;lrp1-Converted.enl&lt;/database&gt;&lt;source-app name="EndNote" version="8.0"&gt;EndNote&lt;/source-app&gt;&lt;rec-number&gt;271&lt;/rec-number&gt;&lt;ref-type name="Journal Article"&gt;17&lt;/ref-type&gt;&lt;contributors&gt;&lt;authors&gt;&lt;author&gt;&lt;style face="normal" font="default" size="100%"&gt;Smyth, G. K.&lt;/style&gt;&lt;/author&gt;&lt;/authors&gt;&lt;/contributors&gt;&lt;titles&gt;&lt;title&gt;&lt;style face="normal" font="default" size="100%"&gt;Linear models and empirical Bayes methods for assessing differential expression in microarray experiments&lt;/style&gt;&lt;/title&gt;&lt;secondary-title&gt;&lt;style face="normal" font="default" size="100%"&gt;Statistical Applications in Genetics and Molecular Biology&lt;/style&gt;&lt;/secondary-title&gt;&lt;/titles&gt;&lt;periodical&gt;&lt;full-title&gt;&lt;style face="normal" font="default" size="100%"&gt;Statistical Applications in Genetics and Molecular Biology&lt;/style&gt;&lt;/full-title&gt;&lt;/periodical&gt;&lt;volume&gt;&lt;style face="normal" font="default" size="100%"&gt;3&lt;/style&gt;&lt;/volume&gt;&lt;number&gt;&lt;style face="normal" font="default" size="100%"&gt;No. 1&lt;/style&gt;&lt;/number&gt;&lt;dates&gt;&lt;year&gt;&lt;style face="normal" font="default" size="100%"&gt;2004&lt;/style&gt;&lt;/year&gt;&lt;/dates&gt;&lt;urls&gt;&lt;/urls&gt;&lt;/record&gt;&lt;/Cite&gt;&lt;/EndNote&gt;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[23]</w:t>
      </w:r>
      <w:r>
        <w:rPr>
          <w:rFonts w:cs="Arial" w:ascii="Arial" w:hAnsi="Arial"/>
        </w:rPr>
      </w:r>
      <w:r>
        <w:rPr>
          <w:rFonts w:cs="Arial" w:ascii="Arial" w:hAnsi="Arial"/>
        </w:rPr>
        <w:fldChar w:fldCharType="end"/>
      </w:r>
      <w:r>
        <w:rPr>
          <w:rFonts w:cs="Arial" w:ascii="Arial" w:hAnsi="Arial"/>
        </w:rPr>
        <w:t xml:space="preserve">. LIMMA uses empirical Bayesian methods to provide stable results even when number of replicates between arrays is relatively small, as is the case with these data sets. </w:t>
      </w:r>
      <w:del w:id="129" w:author="ananda goldrath" w:date="2004-11-18T16:51:00Z">
        <w:r>
          <w:rPr>
            <w:rFonts w:cs="Arial" w:ascii="Arial" w:hAnsi="Arial"/>
          </w:rPr>
          <w:delText>While the three to five replicates used for most of the subsequent comparisons is on the low side from a statistical point of view, it provides more statistical power than the more common two replicates found in most of the published datasets for both T cells and stem cells.</w:delText>
        </w:r>
      </w:del>
    </w:p>
    <w:p>
      <w:pPr>
        <w:pStyle w:val="Normal"/>
        <w:spacing w:lineRule="auto" w:line="720" w:before="0" w:after="120"/>
        <w:ind w:firstLine="720"/>
        <w:jc w:val="both"/>
        <w:rPr/>
      </w:pPr>
      <w:r>
        <w:rPr>
          <w:rFonts w:cs="Arial" w:ascii="Arial" w:hAnsi="Arial"/>
        </w:rPr>
        <w:t xml:space="preserve">We confirmed that our data set accurately depicts the expression profiles of naïve, effector, and memory cells by showing that known transcripts behave as expected (manuscript in preparation). Furthermore, our expression profiles are remarkably similar to those generated independently using a different TCR transgenic and viral infection model by Kaech et.al. </w:t>
      </w:r>
      <w:r>
        <w:fldChar w:fldCharType="begin"/>
      </w:r>
      <w:r>
        <w:rPr>
          <w:rFonts w:cs="Arial" w:ascii="Arial" w:hAnsi="Arial"/>
        </w:rPr>
        <w:instrText xml:space="preserve"> ADDIN EN.CITE &lt;EndNote&gt;&lt;Cite&gt;&lt;Author&gt;Kaech&lt;/Author&gt;&lt;Year&gt;2002&lt;/Year&gt;&lt;RecNum&gt;169&lt;/RecNum&gt;&lt;record&gt;&lt;database name="lrp1-Converted.enl" path="C:\K\Resubmission\lrp1-Converted.enl"&gt;lrp1-Converted.enl&lt;/database&gt;&lt;source-app name="EndNote" version="8.0"&gt;EndNote&lt;/source-app&gt;&lt;rec-number&gt;169&lt;/rec-number&gt;&lt;ref-type name="Journal Article"&gt;17&lt;/ref-type&gt;&lt;contributors&gt;&lt;authors&gt;&lt;author&gt;&lt;style face="normal" font="default" size="100%"&gt;Kaech, S. M.&lt;/style&gt;&lt;/author&gt;&lt;author&gt;&lt;style face="normal" font="default" size="100%"&gt;Hemby, S.&lt;/style&gt;&lt;/author&gt;&lt;author&gt;&lt;style face="normal" font="default" size="100%"&gt;Kersh, E.&lt;/style&gt;&lt;/author&gt;&lt;author&gt;&lt;style face="normal" font="default" size="100%"&gt;Ahmed, R.&lt;/style&gt;&lt;/author&gt;&lt;/authors&gt;&lt;/contributors&gt;&lt;titles&gt;&lt;title&gt;&lt;style face="normal" font="default" size="100%"&gt;Molecular and functional profiling of memory CD8 T cell differentiation&lt;/style&gt;&lt;/title&gt;&lt;secondary-title&gt;&lt;style face="normal" font="default" size="100%"&gt;Cell.&lt;/style&gt;&lt;/secondary-title&gt;&lt;/titles&gt;&lt;pages&gt;&lt;style face="normal" font="default" size="100%"&gt;837-51&lt;/style&gt;&lt;/pages&gt;&lt;volume&gt;&lt;style face="normal" font="default" size="100%"&gt;111&lt;/style&gt;&lt;/volume&gt;&lt;number&gt;&lt;style face="normal" font="default" size="100%"&gt;6&lt;/style&gt;&lt;/number&gt;&lt;keywords&gt;&lt;keyword&gt;&lt;style face="normal" font="default" size="100%"&gt;Animals&lt;/style&gt;&lt;/keyword&gt;&lt;keyword&gt;&lt;style face="normal" font="default" size="100%"&gt;Blotting, Western&lt;/style&gt;&lt;/keyword&gt;&lt;keyword&gt;&lt;style face="normal" font="default" size="100%"&gt;*CD8-Positive T-Lymphocytes/cy [Cytology]&lt;/style&gt;&lt;/keyword&gt;&lt;keyword&gt;&lt;style face="normal" font="default" size="100%"&gt;Cell Differentiation&lt;/style&gt;&lt;/keyword&gt;&lt;keyword&gt;&lt;style face="normal" font="default" size="100%"&gt;Cell Division&lt;/style&gt;&lt;/keyword&gt;&lt;keyword&gt;&lt;style face="normal" font="default" size="100%"&gt;Cell Separation&lt;/style&gt;&lt;/keyword&gt;&lt;keyword&gt;&lt;style face="normal" font="default" size="100%"&gt;Flow Cytometry&lt;/style&gt;&lt;/keyword&gt;&lt;keyword&gt;&lt;style face="normal" font="default" size="100%"&gt;*Immunologic Memory&lt;/style&gt;&lt;/keyword&gt;&lt;keyword&gt;&lt;style face="normal" font="default" size="100%"&gt;Mice&lt;/style&gt;&lt;/keyword&gt;&lt;keyword&gt;&lt;style face="normal" font="default" size="100%"&gt;Mice, Inbred C57BL&lt;/style&gt;&lt;/keyword&gt;&lt;keyword&gt;&lt;style face="normal" font="default" size="100%"&gt;Mice, Transgenic&lt;/style&gt;&lt;/keyword&gt;&lt;keyword&gt;&lt;style face="normal" font="default" size="100%"&gt;Models, Biological&lt;/style&gt;&lt;/keyword&gt;&lt;keyword&gt;&lt;style face="normal" font="default" size="100%"&gt;Oligonucleotide Array Sequence Analysis&lt;/style&gt;&lt;/keyword&gt;&lt;keyword&gt;&lt;style face="normal" font="default" size="100%"&gt;Support, Non-U.S. Gov&amp;apos;t&lt;/style&gt;&lt;/keyword&gt;&lt;keyword&gt;&lt;style face="normal" font="default" size="100%"&gt;Support, U.S. Gov&amp;apos;t, P.H.S.&lt;/style&gt;&lt;/keyword&gt;&lt;keyword&gt;&lt;style face="normal" font="default" size="100%"&gt;Time Factors&lt;/style&gt;&lt;/keyword&gt;&lt;/keywords&gt;&lt;dates&gt;&lt;year&gt;&lt;style face="normal" font="default" size="100%"&gt;2002&lt;/style&gt;&lt;/year&gt;&lt;/dates&gt;&lt;urls&gt;&lt;/urls&gt;&lt;/record&gt;&lt;/Cite&gt;&lt;/EndNote&gt;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[11]</w:t>
      </w:r>
      <w:r>
        <w:rPr>
          <w:rFonts w:cs="Arial" w:ascii="Arial" w:hAnsi="Arial"/>
        </w:rPr>
      </w:r>
      <w:r>
        <w:rPr>
          <w:rFonts w:cs="Arial" w:ascii="Arial" w:hAnsi="Arial"/>
        </w:rPr>
        <w:fldChar w:fldCharType="end"/>
      </w:r>
      <w:r>
        <w:rPr>
          <w:rFonts w:cs="Arial" w:ascii="Arial" w:hAnsi="Arial"/>
        </w:rPr>
        <w:t>, providing an important external validation of our techniques and cell purity. Finally, we demonstrated that memory CD8</w:t>
      </w:r>
      <w:r>
        <w:rPr>
          <w:rFonts w:cs="Arial" w:ascii="Arial" w:hAnsi="Arial"/>
          <w:vertAlign w:val="superscript"/>
        </w:rPr>
        <w:t>+</w:t>
      </w:r>
      <w:r>
        <w:rPr>
          <w:rFonts w:cs="Arial" w:ascii="Arial" w:hAnsi="Arial"/>
        </w:rPr>
        <w:t xml:space="preserve"> T cells generated in our model are self-renewing by following memory cell numbers from a cohort of mice over the course of several months. OTI memory CD8</w:t>
      </w:r>
      <w:r>
        <w:rPr>
          <w:rFonts w:cs="Arial" w:ascii="Arial" w:hAnsi="Arial"/>
          <w:vertAlign w:val="superscript"/>
        </w:rPr>
        <w:t>+</w:t>
      </w:r>
      <w:r>
        <w:rPr>
          <w:rFonts w:cs="Arial" w:ascii="Arial" w:hAnsi="Arial"/>
        </w:rPr>
        <w:t xml:space="preserve"> T cells maintained constant cell numbers, cell surface phenotypes, and cytokine secretion profiles (data not shown). Our findings are consistent with the published reports demonstrating that CD8</w:t>
      </w:r>
      <w:r>
        <w:rPr>
          <w:rFonts w:cs="Arial" w:ascii="Arial" w:hAnsi="Arial"/>
          <w:vertAlign w:val="superscript"/>
        </w:rPr>
        <w:t>+</w:t>
      </w:r>
      <w:r>
        <w:rPr>
          <w:rFonts w:cs="Arial" w:ascii="Arial" w:hAnsi="Arial"/>
        </w:rPr>
        <w:t xml:space="preserve"> memory T cells homeostatically self- renew over the life of an individual </w:t>
      </w:r>
      <w:r>
        <w:fldChar w:fldCharType="begin"/>
      </w:r>
      <w:r>
        <w:rPr>
          <w:rFonts w:cs="Arial" w:ascii="Arial" w:hAnsi="Arial"/>
        </w:rPr>
        <w:instrText xml:space="preserve"> ADDIN EN.CITE &lt;EndNote&gt;&lt;Cite&gt;&lt;Author&gt;Homann&lt;/Author&gt;&lt;Year&gt;2001&lt;/Year&gt;&lt;RecNum&gt;258&lt;/RecNum&gt;&lt;record&gt;&lt;database name="lrp1-Converted.enl" path="C:\K\Resubmission\lrp1-Converted.enl"&gt;lrp1-Converted.enl&lt;/database&gt;&lt;source-app name="EndNote" version="8.0"&gt;EndNote&lt;/source-app&gt;&lt;rec-number&gt;258&lt;/rec-number&gt;&lt;ref-type name="Journal Article"&gt;17&lt;/ref-type&gt;&lt;contributors&gt;&lt;authors&gt;&lt;author&gt;&lt;style face="normal" font="default" size="100%"&gt;Homann, D.&lt;/style&gt;&lt;/author&gt;&lt;author&gt;&lt;style face="normal" font="default" size="100%"&gt;Teyton, L.&lt;/style&gt;&lt;/author&gt;&lt;author&gt;&lt;style face="normal" font="default" size="100%"&gt;Oldstone, M. B.&lt;/style&gt;&lt;/author&gt;&lt;/authors&gt;&lt;/contributors&gt;&lt;titles&gt;&lt;title&gt;&lt;style face="normal" font="default" size="100%"&gt;Differential regulation of antiviral T-cell immunity results in stable CD8+ but declining CD4+ T-cell memory&lt;/style&gt;&lt;/title&gt;&lt;secondary-title&gt;&lt;style face="normal" font="default" size="100%"&gt;Nat Med&lt;/style&gt;&lt;/secondary-title&gt;&lt;/titles&gt;&lt;periodical&gt;&lt;full-title&gt;&lt;style face="normal" font="default" size="100%"&gt;Nat Med&lt;/style&gt;&lt;/full-title&gt;&lt;/periodical&gt;&lt;pages&gt;&lt;style face="normal" font="default" size="100%"&gt;913-9.&lt;/style&gt;&lt;/pages&gt;&lt;volume&gt;&lt;style face="normal" font="default" size="100%"&gt;7&lt;/style&gt;&lt;/volume&gt;&lt;number&gt;&lt;style face="normal" font="default" size="100%"&gt;8&lt;/style&gt;&lt;/number&gt;&lt;keywords&gt;&lt;keyword&gt;&lt;style face="normal" font="default" size="100%"&gt;0 (Histocompatibility Antigens Class I)&lt;/style&gt;&lt;/keyword&gt;&lt;keyword&gt;&lt;style face="normal" font="default" size="100%"&gt;0 (Histocompatibility Antigens Class II)&lt;/style&gt;&lt;/keyword&gt;&lt;keyword&gt;&lt;style face="normal" font="default" size="100%"&gt;Amino Acid Sequence&lt;/style&gt;&lt;/keyword&gt;&lt;keyword&gt;&lt;style face="normal" font="default" size="100%"&gt;Animals&lt;/style&gt;&lt;/keyword&gt;&lt;keyword&gt;&lt;style face="normal" font="default" size="100%"&gt;Apoptosis/immunology&lt;/style&gt;&lt;/keyword&gt;&lt;keyword&gt;&lt;style face="normal" font="default" size="100%"&gt;CD4-Positive T-Lymphocytes/*immunology&lt;/style&gt;&lt;/keyword&gt;&lt;keyword&gt;&lt;style face="normal" font="default" size="100%"&gt;CD8-Positive T-Lymphocytes/*immunology&lt;/style&gt;&lt;/keyword&gt;&lt;keyword&gt;&lt;style face="normal" font="default" size="100%"&gt;Histocompatibility Antigens Class I/chemistry/immunology&lt;/style&gt;&lt;/keyword&gt;&lt;keyword&gt;&lt;style face="normal" font="default" size="100%"&gt;Histocompatibility Antigens Class II/chemistry/immunology&lt;/style&gt;&lt;/keyword&gt;&lt;keyword&gt;&lt;style face="normal" font="default" size="100%"&gt;*Immunologic Memory&lt;/style&gt;&lt;/keyword&gt;&lt;keyword&gt;&lt;style face="normal" font="default" size="100%"&gt;Mice&lt;/style&gt;&lt;/keyword&gt;&lt;keyword&gt;&lt;style face="normal" font="default" size="100%"&gt;Mice, Inbred C57BL&lt;/style&gt;&lt;/keyword&gt;&lt;keyword&gt;&lt;style face="normal" font="default" size="100%"&gt;Molecular Sequence Data&lt;/style&gt;&lt;/keyword&gt;&lt;keyword&gt;&lt;style face="normal" font="default" size="100%"&gt;Support, Non-U.S. Gov&amp;apos;t&lt;/style&gt;&lt;/keyword&gt;&lt;keyword&gt;&lt;style face="normal" font="default" size="100%"&gt;Support, U.S. Gov&amp;apos;t, P.H.S.&lt;/style&gt;&lt;/keyword&gt;&lt;/keywords&gt;&lt;dates&gt;&lt;year&gt;&lt;style face="normal" font="default" size="100%"&gt;2001&lt;/style&gt;&lt;/year&gt;&lt;pub-dates&gt;&lt;date&gt;&lt;style face="normal" font="default" size="100%"&gt;Aug&lt;/style&gt;&lt;/date&gt;&lt;/pub-dates&gt;&lt;/dates&gt;&lt;urls&gt;&lt;/urls&gt;&lt;/record&gt;&lt;/Cite&gt;&lt;Cite&gt;&lt;Author&gt;Wherry&lt;/Author&gt;&lt;Year&gt;2004&lt;/Year&gt;&lt;RecNum&gt;255&lt;/RecNum&gt;&lt;record&gt;&lt;database name="lrp1-Converted.enl" path="C:\K\Resubmission\lrp1-Converted.enl"&gt;lrp1-Converted.enl&lt;/database&gt;&lt;source-app name="EndNote" version="8.0"&gt;EndNote&lt;/source-app&gt;&lt;rec-number&gt;255&lt;/rec-number&gt;&lt;ref-type name="Journal Article"&gt;17&lt;/ref-type&gt;&lt;contributors&gt;&lt;authors&gt;&lt;author&gt;&lt;style face="normal" font="default" size="100%"&gt;Wherry, E. J.&lt;/style&gt;&lt;/author&gt;&lt;author&gt;&lt;style face="normal" font="default" size="100%"&gt;Ahmed, R.&lt;/style&gt;&lt;/author&gt;&lt;/authors&gt;&lt;/contributors&gt;&lt;titles&gt;&lt;title&gt;&lt;style face="normal" font="default" size="100%"&gt;Memory CD8 T-cell differentiation during viral infection&lt;/style&gt;&lt;/title&gt;&lt;secondary-title&gt;&lt;style face="normal" font="default" size="100%"&gt;J Virol&lt;/style&gt;&lt;/secondary-title&gt;&lt;/titles&gt;&lt;periodical&gt;&lt;full-title&gt;&lt;style face="normal" font="default" size="100%"&gt;J Virol&lt;/style&gt;&lt;/full-title&gt;&lt;/periodical&gt;&lt;pages&gt;&lt;style face="normal" font="default" size="100%"&gt;5535-45.&lt;/style&gt;&lt;/pages&gt;&lt;volume&gt;&lt;style face="normal" font="default" size="100%"&gt;78&lt;/style&gt;&lt;/volume&gt;&lt;number&gt;&lt;style face="normal" font="default" size="100%"&gt;11&lt;/style&gt;&lt;/number&gt;&lt;keywords&gt;&lt;keyword&gt;&lt;style face="normal" font="default" size="100%"&gt;0 (Viral Vaccines)&lt;/style&gt;&lt;/keyword&gt;&lt;keyword&gt;&lt;style face="normal" font="default" size="100%"&gt;Acute Disease&lt;/style&gt;&lt;/keyword&gt;&lt;keyword&gt;&lt;style face="normal" font="default" size="100%"&gt;Animals&lt;/style&gt;&lt;/keyword&gt;&lt;keyword&gt;&lt;style face="normal" font="default" size="100%"&gt;CD8-Positive T-Lymphocytes/*cytology/immunology&lt;/style&gt;&lt;/keyword&gt;&lt;keyword&gt;&lt;style face="normal" font="default" size="100%"&gt;Cell Differentiation&lt;/style&gt;&lt;/keyword&gt;&lt;keyword&gt;&lt;style face="normal" font="default" size="100%"&gt;Chronic Disease&lt;/style&gt;&lt;/keyword&gt;&lt;keyword&gt;&lt;style face="normal" font="default" size="100%"&gt;Human&lt;/style&gt;&lt;/keyword&gt;&lt;keyword&gt;&lt;style face="normal" font="default" size="100%"&gt;*Immunologic Memory&lt;/style&gt;&lt;/keyword&gt;&lt;keyword&gt;&lt;style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Subsets/cytology/immunology&lt;/style&gt;&lt;/keyword&gt;&lt;keyword&gt;&lt;style face="normal" font="default" size="100%"&gt;Viral Vaccines/immunology&lt;/style&gt;&lt;/keyword&gt;&lt;keyword&gt;&lt;style face="normal" font="default" size="100%"&gt;Virus Diseases/*immunology&lt;/style&gt;&lt;/keyword&gt;&lt;/keywords&gt;&lt;dates&gt;&lt;year&gt;&lt;style face="normal" font="default" size="100%"&gt;2004&lt;/style&gt;&lt;/year&gt;&lt;pub-dates&gt;&lt;date&gt;&lt;style face="normal" font="default" size="100%"&gt;Jun&lt;/style&gt;&lt;/date&gt;&lt;/pub-dates&gt;&lt;/dates&gt;&lt;urls&gt;&lt;/urls&gt;&lt;/record&gt;&lt;/Cite&gt;&lt;/EndNote&gt;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[9, 10]</w:t>
      </w:r>
      <w:r>
        <w:rPr>
          <w:rFonts w:cs="Arial" w:ascii="Arial" w:hAnsi="Arial"/>
        </w:rPr>
      </w:r>
      <w:r>
        <w:rPr>
          <w:rFonts w:cs="Arial" w:ascii="Arial" w:hAnsi="Arial"/>
        </w:rPr>
        <w:fldChar w:fldCharType="end"/>
      </w:r>
      <w:r>
        <w:rPr>
          <w:rFonts w:cs="Arial" w:ascii="Arial" w:hAnsi="Arial"/>
        </w:rPr>
        <w:t>.</w:t>
      </w:r>
    </w:p>
    <w:p>
      <w:pPr>
        <w:pStyle w:val="Normal"/>
        <w:spacing w:lineRule="auto" w:line="720" w:before="0" w:after="120"/>
        <w:ind w:firstLine="720"/>
        <w:jc w:val="both"/>
        <w:rPr/>
      </w:pPr>
      <w:r>
        <w:rPr>
          <w:rFonts w:cs="Arial" w:ascii="Arial" w:hAnsi="Arial"/>
        </w:rPr>
        <w:t>In order to test whether memory CD8</w:t>
      </w:r>
      <w:r>
        <w:rPr>
          <w:rFonts w:cs="Arial" w:ascii="Arial" w:hAnsi="Arial"/>
          <w:vertAlign w:val="superscript"/>
        </w:rPr>
        <w:t>+</w:t>
      </w:r>
      <w:r>
        <w:rPr>
          <w:rFonts w:cs="Arial" w:ascii="Arial" w:hAnsi="Arial"/>
        </w:rPr>
        <w:t xml:space="preserve"> T cells and Lt-HSC share a transcriptional profile, we first compared memory versus naïve T cells and the long-term versus short-term hematopoietic stem cells. These pairs were chosen because they represented the closest relatives to each other when all genes were compared either by MVA plots or cluster analysis (data not shown). Furthermore, since both Lt-HSC and St-HSC populations are pluripotent, the only known functional difference between them is the inability of St-HSC to self-renew </w:t>
      </w:r>
      <w:r>
        <w:fldChar w:fldCharType="begin"/>
      </w:r>
      <w:r>
        <w:rPr>
          <w:rFonts w:cs="Arial" w:ascii="Arial" w:hAnsi="Arial"/>
        </w:rPr>
        <w:instrText xml:space="preserve"> ADDIN EN.CITE &lt;EndNote&gt;&lt;Cite ExcludeYear="1"&gt;&lt;Author&gt;Kondo&lt;/Author&gt;&lt;RecNum&gt;261&lt;/RecNum&gt;&lt;record&gt;&lt;database name="lrp1-Converted.enl" path="C:\K\Resubmission\lrp1-Converted.enl"&gt;lrp1-Converted.enl&lt;/database&gt;&lt;source-app name="EndNote" version="8.0"&gt;EndNote&lt;/source-app&gt;&lt;rec-number&gt;261&lt;/rec-number&gt;&lt;ref-type name="Journal Article"&gt;17&lt;/ref-type&gt;&lt;contributors&gt;&lt;authors&gt;&lt;author&gt;&lt;style face="normal" font="default" size="100%"&gt;Kondo, M.&lt;/style&gt;&lt;/author&gt;&lt;author&gt;&lt;style face="normal" font="default" size="100%"&gt;Wagers, A. J.&lt;/style&gt;&lt;/author&gt;&lt;author&gt;&lt;style face="normal" font="default" size="100%"&gt;Manz, M. G.&lt;/style&gt;&lt;/author&gt;&lt;author&gt;&lt;style face="normal" font="default" size="100%"&gt;Prohaska, S. S.&lt;/style&gt;&lt;/author&gt;&lt;author&gt;&lt;style face="normal" font="default" size="100%"&gt;Scherer, D. C.&lt;/style&gt;&lt;/author&gt;&lt;author&gt;&lt;style face="normal" font="default" size="100%"&gt;Beilhack, G. F.&lt;/style&gt;&lt;/author&gt;&lt;author&gt;&lt;style face="normal" font="default" size="100%"&gt;Shizuru, J. A.&lt;/style&gt;&lt;/author&gt;&lt;author&gt;&lt;style face="normal" font="default" size="100%"&gt;Weissman, I. L.&lt;/style&gt;&lt;/author&gt;&lt;/authors&gt;&lt;/contributors&gt;&lt;titles&gt;&lt;title&gt;&lt;style face="normal" font="default" size="100%"&gt;Biology of hematopoietic stem cells and progenitors: implications for clinical application&lt;/style&gt;&lt;/title&gt;&lt;/titles&gt;&lt;pages&gt;&lt;style face="normal" font="default" size="100%"&gt;759-806. Epub 2002 Dec 17.&lt;/style&gt;&lt;/pages&gt;&lt;keywords&gt;&lt;keyword&gt;&lt;style face="normal" font="default" size="100%"&gt;Animals&lt;/style&gt;&lt;/keyword&gt;&lt;keyword&gt;&lt;style face="normal" font="default" size="100%"&gt;Apoptosis&lt;/style&gt;&lt;/keyword&gt;&lt;keyword&gt;&lt;style face="normal" font="default" size="100%"&gt;Autoimmune Diseases/therapy&lt;/style&gt;&lt;/keyword&gt;&lt;keyword&gt;&lt;style face="normal" font="default" size="100%"&gt;Cell Differentiation&lt;/style&gt;&lt;/keyword&gt;&lt;keyword&gt;&lt;style face="normal" font="default" size="100%"&gt;Cell Division&lt;/style&gt;&lt;/keyword&gt;&lt;keyword&gt;&lt;style face="normal" font="default" size="100%"&gt;Cell Movement&lt;/style&gt;&lt;/keyword&gt;&lt;keyword&gt;&lt;style face="normal" font="default" size="100%"&gt;Cell Separation&lt;/style&gt;&lt;/keyword&gt;&lt;keyword&gt;&lt;style face="normal" font="default" size="100%"&gt;Diabetes Mellitus, Type I/therapy&lt;/style&gt;&lt;/keyword&gt;&lt;keyword&gt;&lt;style face="normal" font="default" size="100%"&gt;Female&lt;/style&gt;&lt;/keyword&gt;&lt;keyword&gt;&lt;style face="normal" font="default" size="100%"&gt;Gene Expression Profiling&lt;/style&gt;&lt;/keyword&gt;&lt;keyword&gt;&lt;style face="normal" font="default" size="100%"&gt;Hematopoiesis&lt;/style&gt;&lt;/keyword&gt;&lt;keyword&gt;&lt;style face="normal" font="default" size="100%"&gt;Hematopoietic Stem Cell Transplantation&lt;/style&gt;&lt;/keyword&gt;&lt;keyword&gt;&lt;style face="normal" font="default" size="100%"&gt;Hematopoietic Stem Cells/*cytology/*immunology/metabolism&lt;/style&gt;&lt;/keyword&gt;&lt;keyword&gt;&lt;style face="normal" font="default" size="100%"&gt;Human&lt;/style&gt;&lt;/keyword&gt;&lt;keyword&gt;&lt;style face="normal" font="default" size="100%"&gt;Mice&lt;/style&gt;&lt;/keyword&gt;&lt;keyword&gt;&lt;style face="normal" font="default" size="100%"&gt;Neoplasms/therapy&lt;/style&gt;&lt;/keyword&gt;&lt;/keywords&gt;&lt;dates&gt;&lt;/dates&gt;&lt;urls&gt;&lt;/urls&gt;&lt;/record&gt;&lt;/Cite&gt;&lt;/EndNote&gt;</w:instrText>
      </w:r>
      <w:r>
        <w:rPr>
          <w:rFonts w:cs="Arial" w:ascii="Arial" w:hAnsi="Arial"/>
        </w:rPr>
      </w:r>
      <w:r>
        <w:rPr>
          <w:rFonts w:cs="Arial" w:ascii="Arial" w:hAnsi="Arial"/>
        </w:rPr>
        <w:fldChar w:fldCharType="separate"/>
      </w:r>
      <w:r>
        <w:rPr>
          <w:rFonts w:cs="Arial" w:ascii="Arial" w:hAnsi="Arial"/>
        </w:rPr>
        <w:t>[15]</w:t>
      </w:r>
      <w:r>
        <w:rPr>
          <w:rFonts w:cs="Arial" w:ascii="Arial" w:hAnsi="Arial"/>
        </w:rPr>
      </w:r>
      <w:r>
        <w:rPr>
          <w:rFonts w:cs="Arial" w:ascii="Arial" w:hAnsi="Arial"/>
        </w:rPr>
        <w:fldChar w:fldCharType="end"/>
      </w:r>
      <w:r>
        <w:rPr>
          <w:rFonts w:cs="Arial" w:ascii="Arial" w:hAnsi="Arial"/>
        </w:rPr>
        <w:t xml:space="preserve">. Finally, memory T cells divide more frequently than naïve cells while St-HSC divide more frequently than Lt-HSC, thus any similarities observed between memory T cells and Lt-HSC not likely to be the result a proliferative molecular signature. These comparisons therefore represented a focused look at self-renewing potential. </w:t>
      </w:r>
    </w:p>
    <w:p>
      <w:pPr>
        <w:pStyle w:val="Normal"/>
        <w:spacing w:lineRule="auto" w:line="720" w:before="0" w:after="120"/>
        <w:ind w:firstLine="720"/>
        <w:jc w:val="both"/>
        <w:rPr/>
      </w:pPr>
      <w:r>
        <w:rPr>
          <w:rFonts w:cs="Arial" w:ascii="Arial" w:hAnsi="Arial"/>
        </w:rPr>
        <w:t>Interestingly, those genes that were differentially enriched in memory T cells were dramatically skewed toward Lt-HSC, with 73% of the transcripts enriched relative to St-HSC (</w:t>
      </w:r>
      <w:r>
        <w:rPr>
          <w:rFonts w:cs="Arial" w:ascii="Arial" w:hAnsi="Arial"/>
          <w:b/>
        </w:rPr>
        <w:t>Figure 1A</w:t>
      </w:r>
      <w:r>
        <w:rPr>
          <w:rFonts w:cs="Arial" w:ascii="Arial" w:hAnsi="Arial"/>
        </w:rPr>
        <w:t>). In addition to the number of transcripts, there was a clear skewing towards more significant P values among the Lt-HSC enriched genes. The reverse comparison was similarly skewed. Of the transcripts differentially enriched in long- versus short-term hematopoietic stem cells, 62% were also enriched in memory T cells relative to naïve T cells and showed a trend towards more significant P values (</w:t>
      </w:r>
      <w:r>
        <w:rPr>
          <w:rFonts w:cs="Arial" w:ascii="Arial" w:hAnsi="Arial"/>
          <w:b/>
        </w:rPr>
        <w:t>Figure 1B</w:t>
      </w:r>
      <w:r>
        <w:rPr>
          <w:rFonts w:cs="Arial" w:ascii="Arial" w:hAnsi="Arial"/>
        </w:rPr>
        <w:t>). This demonstrates a significant overlap between the expression profiles of self-renewing memory cells and self-renewing long-term hematopoietic stem cells, at least when they are compared to their closest non-renewing relatives: naïve T cells and St-HSC.</w:t>
      </w:r>
    </w:p>
    <w:p>
      <w:pPr>
        <w:pStyle w:val="Normal"/>
        <w:spacing w:lineRule="auto" w:line="720" w:before="240" w:after="120"/>
        <w:ind w:firstLine="720"/>
        <w:jc w:val="both"/>
        <w:rPr/>
      </w:pPr>
      <w:r>
        <w:rPr>
          <w:rFonts w:cs="Arial" w:ascii="Arial" w:hAnsi="Arial"/>
        </w:rPr>
        <w:t>We next took a broader look at how the memory-enriched genes in Figure 1 were expressed across all mature hematopoietic precursor populations. Consistent with the idea that memory-enhanced genes relative to naive are shared with Lt-HSC and not other hematopoietic precursor populations, memory enriched genes demonstrated a positive skewing in the Lt-HSC versus LCP (68%), with less visual skewing but similar percentages of St-HSC versus LCP (67%) comparisons (</w:t>
      </w:r>
      <w:r>
        <w:rPr>
          <w:rFonts w:cs="Arial" w:ascii="Arial" w:hAnsi="Arial"/>
          <w:b/>
        </w:rPr>
        <w:t>Figure 2A</w:t>
      </w:r>
      <w:r>
        <w:rPr>
          <w:rFonts w:cs="Arial" w:ascii="Arial" w:hAnsi="Arial"/>
        </w:rPr>
        <w:t xml:space="preserve">). This demonstrates that memory genes enriched relative to naïve cells are selectively enriched in long-term hematopoietic stem cells. </w:t>
      </w:r>
    </w:p>
    <w:p>
      <w:pPr>
        <w:pStyle w:val="Normal"/>
        <w:spacing w:lineRule="auto" w:line="720" w:before="240" w:after="120"/>
        <w:ind w:firstLine="720"/>
        <w:jc w:val="both"/>
        <w:rPr/>
      </w:pPr>
      <w:r>
        <w:rPr>
          <w:rFonts w:cs="Arial" w:ascii="Arial" w:hAnsi="Arial"/>
        </w:rPr>
        <w:t xml:space="preserve">Despite the clear correlation of memory-enriched genes with Lt-HSC in all pair-wise comparisons, the converse did not hold to be true. </w:t>
      </w:r>
      <w:del w:id="130" w:author="ananda goldrath" w:date="2004-11-18T16:52:00Z">
        <w:r>
          <w:rPr>
            <w:rFonts w:cs="Arial" w:ascii="Arial" w:hAnsi="Arial"/>
          </w:rPr>
          <w:delText>Namely</w:delText>
        </w:r>
      </w:del>
      <w:ins w:id="131" w:author="ananda goldrath" w:date="2004-11-18T16:52:00Z">
        <w:r>
          <w:rPr>
            <w:rFonts w:cs="Arial" w:ascii="Arial" w:hAnsi="Arial"/>
          </w:rPr>
          <w:t>Specifically</w:t>
        </w:r>
      </w:ins>
      <w:r>
        <w:rPr>
          <w:rFonts w:cs="Arial" w:ascii="Arial" w:hAnsi="Arial"/>
        </w:rPr>
        <w:t>, Lt-HSC enriched genes were not strongly correlated with memory T cells when compared to effector T cells (51%) (</w:t>
      </w:r>
      <w:r>
        <w:rPr>
          <w:rFonts w:cs="Arial" w:ascii="Arial" w:hAnsi="Arial"/>
          <w:b/>
        </w:rPr>
        <w:t>Figure 2B</w:t>
      </w:r>
      <w:r>
        <w:rPr>
          <w:rFonts w:cs="Arial" w:ascii="Arial" w:hAnsi="Arial"/>
        </w:rPr>
        <w:t xml:space="preserve">). Indeed, the enrichment seen in the memory versus naïve cells was comparable to that observed for effector relative to naïve (56%). It appears that while the set of transcripts most up regulated in memory T cells are generally up in Lt-HSC, the transcripts most up regulated in Lt-HSC are actually negatively correlated with naïve expression. </w:t>
      </w:r>
    </w:p>
    <w:p>
      <w:pPr>
        <w:pStyle w:val="Normal"/>
        <w:spacing w:lineRule="auto" w:line="720" w:before="240" w:after="120"/>
        <w:ind w:firstLine="720"/>
        <w:jc w:val="both"/>
        <w:rPr/>
      </w:pPr>
      <w:r>
        <w:rPr>
          <w:rFonts w:cs="Arial" w:ascii="Arial" w:hAnsi="Arial"/>
        </w:rPr>
        <w:t>As outlined in the introduction, recent reports have demonstrated that effector CD8</w:t>
      </w:r>
      <w:r>
        <w:rPr>
          <w:rFonts w:cs="Arial" w:ascii="Arial" w:hAnsi="Arial"/>
          <w:vertAlign w:val="superscript"/>
        </w:rPr>
        <w:t>+</w:t>
      </w:r>
      <w:r>
        <w:rPr>
          <w:rFonts w:cs="Arial" w:ascii="Arial" w:hAnsi="Arial"/>
        </w:rPr>
        <w:t xml:space="preserve"> T cells are heterogeneous </w:t>
      </w:r>
      <w:r>
        <w:fldChar w:fldCharType="begin"/>
      </w:r>
      <w:r>
        <w:rPr>
          <w:rFonts w:cs="Arial" w:ascii="Arial" w:hAnsi="Arial"/>
        </w:rPr>
        <w:instrText xml:space="preserve"> ADDIN EN.CITE &lt;EndNote&gt;&lt;Cite&gt;&lt;Author&gt;Kaech&lt;/Author&gt;&lt;Year&gt;2003&lt;/Year&gt;&lt;RecNum&gt;156&lt;/RecNum&gt;&lt;record&gt;&lt;database name="lrp1-Converted.enl" path="C:\K\Resubmission\lrp1-Converted.enl"&gt;lrp1-Converted.enl&lt;/database&gt;&lt;source-app name="EndNote" version="8.0"&gt;EndNote&lt;/source-app&gt;&lt;rec-number&gt;156&lt;/rec-number&gt;&lt;ref-type name="Journal Article"&gt;17&lt;/ref-type&gt;&lt;contributors&gt;&lt;authors&gt;&lt;author&gt;&lt;style face="normal" font="default" size="100%"&gt;Kaech, S. M.&lt;/style&gt;&lt;/author&gt;&lt;author&gt;&lt;style face="normal" font="default" size="100%"&gt;Tan, J. T.&lt;/style&gt;&lt;/author&gt;&lt;author&gt;&lt;style face="normal" font="default" size="100%"&gt;Wherry, E. J.&lt;/style&gt;&lt;/author&gt;&lt;author&gt;&lt;style face="normal" font="default" size="100%"&gt;Konieczny, B. T.&lt;/style&gt;&lt;/author&gt;&lt;author&gt;&lt;style face="normal" font="default" size="100%"&gt;Surh, C. D.&lt;/style&gt;&lt;/author&gt;&lt;author&gt;&lt;style face="normal" font="default" size="100%"&gt;Ahmed, R.&lt;/style&gt;&lt;/author&gt;&lt;/authors&gt;&lt;/contributors&gt;&lt;titles&gt;&lt;title&gt;&lt;style face="normal" font="default" size="100%"&gt;Selective expression of the interleukin 7 receptor identifies effector CD8 T cells that give rise to long-lived memory cells&lt;/style&gt;&lt;/title&gt;&lt;secondary-title&gt;&lt;style face="normal" font="default" size="100%"&gt;Nature Immunology.&lt;/style&gt;&lt;/secondary-title&gt;&lt;/titles&gt;&lt;pages&gt;&lt;style face="normal" font="default" size="100%"&gt;1191-8&lt;/style&gt;&lt;/pages&gt;&lt;volume&gt;&lt;style face="normal" font="default" size="100%"&gt;4&lt;/style&gt;&lt;/volume&gt;&lt;number&gt;&lt;style face="normal" font="default" size="100%"&gt;12&lt;/style&gt;&lt;/number&gt;&lt;keywords&gt;&lt;keyword&gt;&lt;style face="normal" font="default" size="100%"&gt;Adoptive Transfer&lt;/style&gt;&lt;/keyword&gt;&lt;keyword&gt;&lt;style face="normal" font="default" size="100%"&gt;Animals&lt;/style&gt;&lt;/keyword&gt;&lt;keyword&gt;&lt;style face="normal" font="default" size="100%"&gt;Antigens, Surface&lt;/style&gt;&lt;/keyword&gt;&lt;keyword&gt;&lt;style face="normal" font="default" size="100%"&gt;*CD8-Positive T-Lymphocytes/cy [Cytology]&lt;/style&gt;&lt;/keyword&gt;&lt;keyword&gt;&lt;style face="normal" font="default" size="100%"&gt;CD8-Positive T-Lymphocytes/ph [Physiology]&lt;/style&gt;&lt;/keyword&gt;&lt;keyword&gt;&lt;style face="normal" font="default" size="100%"&gt;*Cell Differentiation/im [Immunology]&lt;/style&gt;&lt;/keyword&gt;&lt;keyword&gt;&lt;style face="normal" font="default" size="100%"&gt;Cell Lineage/im [Immunology]&lt;/style&gt;&lt;/keyword&gt;&lt;keyword&gt;&lt;style face="normal" font="default" size="100%"&gt;Gene Expression/im [Immunology]&lt;/style&gt;&lt;/keyword&gt;&lt;keyword&gt;&lt;style face="normal" font="default" size="100%"&gt;*Immunologic Memory&lt;/style&gt;&lt;/keyword&gt;&lt;keyword&gt;&lt;style face="normal" font="default" size="100%"&gt;Lymphocyte Activation&lt;/style&gt;&lt;/keyword&gt;&lt;keyword&gt;&lt;style face="normal" font="default" size="100%"&gt;Lymphocytic Choriomeningitis/im [Immunology]&lt;/style&gt;&lt;/keyword&gt;&lt;keyword&gt;&lt;style face="normal" font="default" size="100%"&gt;Lymphocytic choriomeningitis virus/im [Immunology]&lt;/style&gt;&lt;/keyword&gt;&lt;keyword&gt;&lt;style face="normal" font="default" size="100%"&gt;Mice&lt;/style&gt;&lt;/keyword&gt;&lt;keyword&gt;&lt;style face="normal" font="default" size="100%"&gt;Mice, Transgenic&lt;/style&gt;&lt;/keyword&gt;&lt;keyword&gt;&lt;style face="normal" font="default" size="100%"&gt;Oligonucleotide Array Sequence Analysis&lt;/style&gt;&lt;/keyword&gt;&lt;keyword&gt;&lt;style face="normal" font="default" size="100%"&gt;*Receptors, Interleukin-7/bi [Biosynthesis]&lt;/style&gt;&lt;/keyword&gt;&lt;keyword&gt;&lt;style face="normal" font="default" size="100%"&gt;Signal Transduction/im [Immunology]&lt;/style&gt;&lt;/keyword&gt;&lt;keyword&gt;&lt;style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Subsets/cy [Cytology]&lt;/style&gt;&lt;/keyword&gt;&lt;keyword&gt;&lt;style face="normal" font="default" size="100%"&gt;T-Lymphocyte Subsets/ph [Physiology]&lt;/style&gt;&lt;/keyword&gt;&lt;/keywords&gt;&lt;dates&gt;&lt;year&gt;&lt;style face="normal" font="default" size="100%"&gt;2003&lt;/style&gt;&lt;/year&gt;&lt;/dates&gt;&lt;urls&gt;&lt;/urls&gt;&lt;/record&gt;&lt;/Cite&gt;&lt;Cite&gt;&lt;Author&gt;Huster&lt;/Author&gt;&lt;Year&gt;2004&lt;/Year&gt;&lt;RecNum&gt;238&lt;/RecNum&gt;&lt;record&gt;&lt;database name="lrp1-Converted.enl" path="C:\K\Resubmission\lrp1-Converted.enl"&gt;lrp1-Converted.enl&lt;/database&gt;&lt;source-app name="EndNote" version="8.0"&gt;EndNote&lt;/source-app&gt;&lt;rec-number&gt;238&lt;/rec-number&gt;&lt;ref-type name="Journal Article"&gt;17&lt;/ref-type&gt;&lt;contributors&gt;&lt;authors&gt;&lt;author&gt;&lt;style face="normal" font="default" size="100%"&gt;Huster, K. M.&lt;/style&gt;&lt;/author&gt;&lt;author&gt;&lt;style face="normal" font="default" size="100%"&gt;Busch, V.&lt;/style&gt;&lt;/author&gt;&lt;author&gt;&lt;style face="normal" font="default" size="100%"&gt;Schiemann, M.&lt;/style&gt;&lt;/author&gt;&lt;author&gt;&lt;style face="normal" font="default" size="100%"&gt;Linkemann, K.&lt;/style&gt;&lt;/author&gt;&lt;author&gt;&lt;style face="normal" font="default" size="100%"&gt;Kerksiek, K. M.&lt;/style&gt;&lt;/author&gt;&lt;author&gt;&lt;style face="normal" font="default" size="100%"&gt;Wagner, H.&lt;/style&gt;&lt;/author&gt;&lt;author&gt;&lt;style face="normal" font="default" size="100%"&gt;Busch, D. H.&lt;/style&gt;&lt;/author&gt;&lt;/authors&gt;&lt;/contributors&gt;&lt;titles&gt;&lt;title&gt;&lt;style face="normal" font="default" size="100%"&gt;Selective expression of IL-7 receptor on memory T cells identifies early CD40L-dependent generation of distinct CD8+ memory T cell subsets&lt;/style&gt;&lt;/title&gt;&lt;secondary-title&gt;&lt;style face="normal" font="default" size="100%"&gt;Proc Natl Acad Sci U S A&lt;/style&gt;&lt;/secondary-title&gt;&lt;/titles&gt;&lt;periodical&gt;&lt;full-title&gt;&lt;style face="normal" font="default" size="100%"&gt;Proc Natl Acad Sci U S A&lt;/style&gt;&lt;/full-title&gt;&lt;/periodical&gt;&lt;pages&gt;&lt;style face="normal" font="default" size="100%"&gt;5610-5. Epub 2004 Mar 25.&lt;/style&gt;&lt;/pages&gt;&lt;volume&gt;&lt;style face="normal" font="default" size="100%"&gt;101&lt;/style&gt;&lt;/volume&gt;&lt;number&gt;&lt;style face="normal" font="default" size="100%"&gt;15&lt;/style&gt;&lt;/number&gt;&lt;keywords&gt;&lt;keyword&gt;&lt;style face="normal" font="default" size="100%"&gt;0 (Biological Markers)&lt;/style&gt;&lt;/keyword&gt;&lt;keyword&gt;&lt;style face="normal" font="default" size="100%"&gt;0 (Histocompatibility Antigens Class II)&lt;/style&gt;&lt;/keyword&gt;&lt;keyword&gt;&lt;style face="normal" font="default" size="100%"&gt;0 (Receptors, Interleukin-7)&lt;/style&gt;&lt;/keyword&gt;&lt;keyword&gt;&lt;style face="normal" font="default" size="100%"&gt;147205-72-9 (CD40 Ligand)&lt;/style&gt;&lt;/keyword&gt;&lt;keyword&gt;&lt;style face="normal" font="default" size="100%"&gt;82115-62-6 (Interferon Type II)&lt;/style&gt;&lt;/keyword&gt;&lt;keyword&gt;&lt;style face="normal" font="default" size="100%"&gt;Animals&lt;/style&gt;&lt;/keyword&gt;&lt;keyword&gt;&lt;style face="normal" font="default" size="100%"&gt;Biological Markers/analysis&lt;/style&gt;&lt;/keyword&gt;&lt;keyword&gt;&lt;style face="normal" font="default" size="100%"&gt;CD40 Ligand/*immunology&lt;/style&gt;&lt;/keyword&gt;&lt;keyword&gt;&lt;style face="normal" font="default" size="100%"&gt;CD8-Positive T-Lymphocytes/cytology/*immunology/metabolism/transplantation&lt;/style&gt;&lt;/keyword&gt;&lt;keyword&gt;&lt;style face="normal" font="default" size="100%"&gt;Cytotoxicity, Immunologic&lt;/style&gt;&lt;/keyword&gt;&lt;keyword&gt;&lt;style face="normal" font="default" size="100%"&gt;Histocompatibility Antigens Class II/genetics/immunology&lt;/style&gt;&lt;/keyword&gt;&lt;keyword&gt;&lt;style face="normal" font="default" size="100%"&gt;*Immunologic Memory&lt;/style&gt;&lt;/keyword&gt;&lt;keyword&gt;&lt;style face="normal" font="default" size="100%"&gt;Immunophenotyping&lt;/style&gt;&lt;/keyword&gt;&lt;keyword&gt;&lt;style face="normal" font="default" size="100%"&gt;Interferon Type II/biosynthesis/immunology&lt;/style&gt;&lt;/keyword&gt;&lt;keyword&gt;&lt;style face="normal" font="default" size="100%"&gt;Listeria Infections/immunology&lt;/style&gt;&lt;/keyword&gt;&lt;keyword&gt;&lt;style face="normal" font="default" size="100%"&gt;Liver/cytology&lt;/style&gt;&lt;/keyword&gt;&lt;keyword&gt;&lt;style face="normal" font="default" size="100%"&gt;Lung/cytology&lt;/style&gt;&lt;/keyword&gt;&lt;keyword&gt;&lt;style face="normal" font="default" size="100%"&gt;Lymph Nodes/cytology&lt;/style&gt;&lt;/keyword&gt;&lt;keyword&gt;&lt;style face="normal" font="default" size="100%"&gt;Mice&lt;/style&gt;&lt;/keyword&gt;&lt;keyword&gt;&lt;style face="normal" font="default" size="100%"&gt;Mice, Inbred BALB C&lt;/style&gt;&lt;/keyword&gt;&lt;keyword&gt;&lt;style face="normal" font="default" size="100%"&gt;Mice, Inbred C57BL&lt;/style&gt;&lt;/keyword&gt;&lt;keyword&gt;&lt;style face="normal" font="default" size="100%"&gt;Mice, Transgenic&lt;/style&gt;&lt;/keyword&gt;&lt;keyword&gt;&lt;style face="normal" font="default" size="100%"&gt;Receptors, Interleukin-7/analysis/*biosynthesis/chemistry&lt;/style&gt;&lt;/keyword&gt;&lt;keyword&gt;&lt;style face="normal" font="default" size="100%"&gt;Spleen/cytology&lt;/style&gt;&lt;/keyword&gt;&lt;keyword&gt;&lt;style face="normal" font="default" size="100%"&gt;Staining and Labeling/methods&lt;/style&gt;&lt;/keyword&gt;&lt;keyword&gt;&lt;style face="normal" font="default" size="100%"&gt;Support, Non-U.S. Gov&amp;apos;t&lt;/style&gt;&lt;/keyword&gt;&lt;keyword&gt;&lt;style face="normal" font="default" size="100%"&gt;T-Lymphocyte Subsets/cytology/*immunology&lt;/style&gt;&lt;/keyword&gt;&lt;/keywords&gt;&lt;dates&gt;&lt;year&gt;&lt;style face="normal" font="default" size="100%"&gt;2004&lt;/style&gt;&lt;/year&gt;&lt;pub-dates&gt;&lt;date&gt;&lt;style face="normal" font="default" size="100%"&gt;Apr 13&lt;/style&gt;&lt;/date&gt;&lt;/pub-dates&gt;&lt;/dates&gt;&lt;urls&gt;&lt;/urls&gt;&lt;/record&gt;&lt;/Cite&gt;&lt;Cite&gt;&lt;Author&gt;Madakamutil&lt;/Author&gt;&lt;Year&gt;2004&lt;/Year&gt;&lt;RecNum&gt;239&lt;/RecNum&gt;&lt;record&gt;&lt;database name="lrp1-Converted.enl" path="C:\K\Resubmission\lrp1-Converted.enl"&gt;lrp1-Converted.enl&lt;/database&gt;&lt;source-app name="EndNote" version="8.0"&gt;EndNote&lt;/source-app&gt;&lt;rec-number&gt;239&lt;/rec-number&gt;&lt;ref-type name="Journal Article"&gt;17&lt;/ref-type&gt;&lt;contributors&gt;&lt;authors&gt;&lt;author&gt;&lt;style face="normal" font="default" size="100%"&gt;Madakamutil, L. T.&lt;/style&gt;&lt;/author&gt;&lt;author&gt;&lt;style face="normal" font="default" size="100%"&gt;Christen, U.&lt;/style&gt;&lt;/author&gt;&lt;author&gt;&lt;style face="normal" font="default" size="100%"&gt;Lena, C. J.&lt;/style&gt;&lt;/author&gt;&lt;author&gt;&lt;style face="normal" font="default" size="100%"&gt;Wang-Zhu, Y.&lt;/style&gt;&lt;/author&gt;&lt;author&gt;&lt;style face="normal" font="default" size="100%"&gt;Attinger, A.&lt;/style&gt;&lt;/author&gt;&lt;author&gt;&lt;style face="normal" font="default" size="100%"&gt;Sundarrajan, M.&lt;/style&gt;&lt;/author&gt;&lt;author&gt;&lt;style face="normal" font="default" size="100%"&gt;Ellmeier, W.&lt;/style&gt;&lt;/author&gt;&lt;author&gt;&lt;style face="normal" font="default" size="100%"&gt;von Herrath, M. G.&lt;/style&gt;&lt;/author&gt;&lt;author&gt;&lt;style face="normal" font="default" size="100%"&gt;Jensen, P.&lt;/style&gt;&lt;/author&gt;&lt;author&gt;&lt;style face="normal" font="default" size="100%"&gt;Littman, D. R.&lt;/style&gt;&lt;/author&gt;&lt;author&gt;&lt;style face="normal" font="default" size="100%"&gt;Cheroutre, H.&lt;/style&gt;&lt;/author&gt;&lt;/authors&gt;&lt;/contributors&gt;&lt;titles&gt;&lt;title&gt;&lt;style face="normal" font="default" size="100%"&gt;CD8alphaalpha-mediated survival and differentiation of CD8 memory T cell precursors&lt;/style&gt;&lt;/title&gt;&lt;secondary-title&gt;&lt;style face="normal" font="default" size="100%"&gt;Science&lt;/style&gt;&lt;/secondary-title&gt;&lt;/titles&gt;&lt;periodical&gt;&lt;full-title&gt;&lt;style face="normal" font="default" size="100%"&gt;Science&lt;/style&gt;&lt;/full-title&gt;&lt;/periodical&gt;&lt;pages&gt;&lt;style face="normal" font="default" size="100%"&gt;590-3.&lt;/style&gt;&lt;/pages&gt;&lt;volume&gt;&lt;style face="normal" font="default" size="100%"&gt;304&lt;/style&gt;&lt;/volume&gt;&lt;number&gt;&lt;style face="normal" font="default" size="100%"&gt;5670&lt;/style&gt;&lt;/number&gt;&lt;keywords&gt;&lt;keyword&gt;&lt;style face="normal" font="default" size="100%"&gt;0 (Antigens, CD8)&lt;/style&gt;&lt;/keyword&gt;&lt;keyword&gt;&lt;style face="normal" font="default" size="100%"&gt;0 (CD8alphaalpha antigen)&lt;/style&gt;&lt;/keyword&gt;&lt;keyword&gt;&lt;style face="normal" font="default" size="100%"&gt;0 (Membrane Glycoproteins)&lt;/style&gt;&lt;/keyword&gt;&lt;keyword&gt;&lt;style face="normal" font="default" size="100%"&gt;0 (Receptors, Interleukin-7)&lt;/style&gt;&lt;/keyword&gt;&lt;keyword&gt;&lt;style face="normal" font="default" size="100%"&gt;0 (interleukin-7 receptor, alpha chain)&lt;/style&gt;&lt;/keyword&gt;&lt;keyword&gt;&lt;style face="normal" font="default" size="100%"&gt;0 (thymus-leukemia antigens)&lt;/style&gt;&lt;/keyword&gt;&lt;keyword&gt;&lt;style face="normal" font="default" size="100%"&gt;82115-62-6 (Interferon Type II)&lt;/style&gt;&lt;/keyword&gt;&lt;keyword&gt;&lt;style face="normal" font="default" size="100%"&gt;Animals&lt;/style&gt;&lt;/keyword&gt;&lt;keyword&gt;&lt;style face="normal" font="default" size="100%"&gt;Antigen-Presenting Cells/immunology&lt;/style&gt;&lt;/keyword&gt;&lt;keyword&gt;&lt;style face="normal" font="default" size="100%"&gt;Antigens, CD8/*immunology&lt;/style&gt;&lt;/keyword&gt;&lt;keyword&gt;&lt;style face="normal" font="default" size="100%"&gt;Arenaviridae Infections/immunology&lt;/style&gt;&lt;/keyword&gt;&lt;keyword&gt;&lt;style face="normal" font="default" size="100%"&gt;CD8-Positive T-Lymphocytes/*immunology&lt;/style&gt;&lt;/keyword&gt;&lt;keyword&gt;&lt;style face="normal" font="default" size="100%"&gt;Cell Differentiation&lt;/style&gt;&lt;/keyword&gt;&lt;keyword&gt;&lt;style face="normal" font="default" size="100%"&gt;Cell Survival&lt;/style&gt;&lt;/keyword&gt;&lt;keyword&gt;&lt;style face="normal" font="default" size="100%"&gt;*Immunologic Memory&lt;/style&gt;&lt;/keyword&gt;&lt;keyword&gt;&lt;style face="normal" font="default" size="100%"&gt;Interferon Type II/biosynthesis&lt;/style&gt;&lt;/keyword&gt;&lt;keyword&gt;&lt;style face="normal" font="default" size="100%"&gt;*Lymphocyte Activation&lt;/style&gt;&lt;/keyword&gt;&lt;keyword&gt;&lt;style face="normal" font="default" size="100%"&gt;Lymphocytic choriomeningitis virus/immunology&lt;/style&gt;&lt;/keyword&gt;&lt;keyword&gt;&lt;style face="normal" font="default" size="100%"&gt;Membrane Glycoproteins/immunology/metabolism&lt;/style&gt;&lt;/keyword&gt;&lt;keyword&gt;&lt;style face="normal" font="default" size="100%"&gt;Mice&lt;/style&gt;&lt;/keyword&gt;&lt;keyword&gt;&lt;style face="normal" font="default" size="100%"&gt;Mice, Inbred C57BL&lt;/style&gt;&lt;/keyword&gt;&lt;keyword&gt;&lt;style face="normal" font="default" size="100%"&gt;Mice, Knockout&lt;/style&gt;&lt;/keyword&gt;&lt;keyword&gt;&lt;style face="normal" font="default" size="100%"&gt;Mice, Transgenic&lt;/style&gt;&lt;/keyword&gt;&lt;keyword&gt;&lt;style face="normal" font="default" size="100%"&gt;Receptors, Interleukin-7/immunology/metabolism&lt;/style&gt;&lt;/keyword&gt;&lt;keyword&gt;&lt;style face="normal" font="default" size="100%"&gt;Support, Non-U.S. Gov&amp;apos;t&lt;/style&gt;&lt;/keyword&gt;&lt;keyword&gt;&lt;style face="normal" font="default" size="100%"&gt;Support, U.S. Gov&amp;apos;t, P.H.S.&lt;/style&gt;&lt;/keyword&gt;&lt;keyword&gt;&lt;style face="normal" font="default" size="100%"&gt;T-Lymphocyte Subsets/immunology&lt;/style&gt;&lt;/keyword&gt;&lt;/keywords&gt;&lt;dates&gt;&lt;year&gt;&lt;style face="normal" font="default" size="100%"&gt;2004&lt;/style&gt;&lt;/year&gt;&lt;pub-dates&gt;&lt;date&gt;&lt;style face="normal" font="default" size="100%"&gt;Apr 23&lt;/style&gt;&lt;/date&gt;&lt;/pub-dates&gt;&lt;/dates&gt;&lt;urls&gt;&lt;/urls&gt;&lt;/record&gt;&lt;/Cite&gt;&lt;/EndNote&gt;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[12-14]</w:t>
      </w:r>
      <w:r>
        <w:rPr>
          <w:rFonts w:cs="Arial" w:ascii="Arial" w:hAnsi="Arial"/>
        </w:rPr>
      </w:r>
      <w:r>
        <w:rPr>
          <w:rFonts w:cs="Arial" w:ascii="Arial" w:hAnsi="Arial"/>
        </w:rPr>
        <w:fldChar w:fldCharType="end"/>
      </w:r>
      <w:r>
        <w:rPr>
          <w:rFonts w:cs="Arial" w:ascii="Arial" w:hAnsi="Arial"/>
        </w:rPr>
        <w:t>.  A subset of effector T cells at the peak of the initial burst already express a few memory cell surface markers (IL-7R and CD8 alpha/alpha), and these effectors appear to go one to become self-renewing memory cells. We therefore hypothesized that the positive correlation observed between Lt-HSC and effectors was a result of correlation with the subset of IL-7R</w:t>
      </w:r>
      <w:r>
        <w:rPr>
          <w:rFonts w:cs="Arial" w:ascii="Arial" w:hAnsi="Arial"/>
          <w:vertAlign w:val="superscript"/>
        </w:rPr>
        <w:t xml:space="preserve">+ </w:t>
      </w:r>
      <w:r>
        <w:rPr>
          <w:rFonts w:cs="Arial" w:ascii="Arial" w:hAnsi="Arial"/>
        </w:rPr>
        <w:t>memory-destined effectors that might themselves express a more memory-like phenotype. We sorted day 8 effector T cells into IL-7R</w:t>
      </w:r>
      <w:r>
        <w:rPr>
          <w:rFonts w:cs="Arial" w:ascii="Arial" w:hAnsi="Arial"/>
          <w:vertAlign w:val="superscript"/>
        </w:rPr>
        <w:t>+</w:t>
      </w:r>
      <w:r>
        <w:rPr>
          <w:rFonts w:cs="Arial" w:ascii="Arial" w:hAnsi="Arial"/>
        </w:rPr>
        <w:t xml:space="preserve"> and IL-7R</w:t>
      </w:r>
      <w:r>
        <w:rPr>
          <w:rFonts w:cs="Arial" w:ascii="Arial" w:hAnsi="Arial"/>
          <w:vertAlign w:val="superscript"/>
        </w:rPr>
        <w:t>-</w:t>
      </w:r>
      <w:r>
        <w:rPr>
          <w:rFonts w:cs="Arial" w:ascii="Arial" w:hAnsi="Arial"/>
        </w:rPr>
        <w:t xml:space="preserve"> populations and subjected them to Affymetrix Genechip analysis. To our surprise, there was no selective enrichment of the Lt-HSC transcripts in IL-7R</w:t>
      </w:r>
      <w:r>
        <w:rPr>
          <w:rFonts w:cs="Arial" w:ascii="Arial" w:hAnsi="Arial"/>
          <w:vertAlign w:val="superscript"/>
        </w:rPr>
        <w:t>+</w:t>
      </w:r>
      <w:r>
        <w:rPr>
          <w:rFonts w:cs="Arial" w:ascii="Arial" w:hAnsi="Arial"/>
        </w:rPr>
        <w:t xml:space="preserve"> effector cells relative to their IL-7R</w:t>
      </w:r>
      <w:r>
        <w:rPr>
          <w:rFonts w:cs="Arial" w:ascii="Arial" w:hAnsi="Arial"/>
          <w:vertAlign w:val="superscript"/>
        </w:rPr>
        <w:t>-</w:t>
      </w:r>
      <w:r>
        <w:rPr>
          <w:rFonts w:cs="Arial" w:ascii="Arial" w:hAnsi="Arial"/>
        </w:rPr>
        <w:t xml:space="preserve"> counterparts (</w:t>
      </w:r>
      <w:r>
        <w:rPr>
          <w:rFonts w:cs="Arial" w:ascii="Arial" w:hAnsi="Arial"/>
          <w:b/>
        </w:rPr>
        <w:t>Figure 3A</w:t>
      </w:r>
      <w:r>
        <w:rPr>
          <w:rFonts w:cs="Arial" w:ascii="Arial" w:hAnsi="Arial"/>
        </w:rPr>
        <w:t>). Furthermore, Lt-HSC specific genes where selectively enriched in IL-7R</w:t>
      </w:r>
      <w:r>
        <w:rPr>
          <w:rFonts w:cs="Arial" w:ascii="Arial" w:hAnsi="Arial"/>
          <w:vertAlign w:val="superscript"/>
        </w:rPr>
        <w:t>-</w:t>
      </w:r>
      <w:r>
        <w:rPr>
          <w:rFonts w:cs="Arial" w:ascii="Arial" w:hAnsi="Arial"/>
        </w:rPr>
        <w:t xml:space="preserve"> effectors relative to naïve cells (</w:t>
      </w:r>
      <w:r>
        <w:rPr>
          <w:rFonts w:cs="Arial" w:ascii="Arial" w:hAnsi="Arial"/>
          <w:b/>
        </w:rPr>
        <w:t>Figure 3B</w:t>
      </w:r>
      <w:r>
        <w:rPr>
          <w:rFonts w:cs="Arial" w:ascii="Arial" w:hAnsi="Arial"/>
        </w:rPr>
        <w:t>). This confirmed our previous observation that much of what is up-regulated in Lt-HSC vs. St-HSC actually represents genes that are selectively down-regulated in naïve cells relative to both memory and all effector populations.</w:t>
      </w:r>
    </w:p>
    <w:p>
      <w:pPr>
        <w:pStyle w:val="Normal"/>
        <w:spacing w:lineRule="auto" w:line="720" w:before="240" w:after="120"/>
        <w:ind w:firstLine="720"/>
        <w:jc w:val="both"/>
        <w:rPr/>
      </w:pPr>
      <w:r>
        <w:rPr>
          <w:rFonts w:cs="Arial" w:ascii="Arial" w:hAnsi="Arial"/>
        </w:rPr>
        <w:t>Given the above results, we wanted to ensure that the shared transcripts between memory and Lt-HSC observed in Figure 1A were not solely the result of the comparison to naive and St-HSC cells, i.e. a denominator effect. We therefore looked at the relative expression of the subset of genes that met our definition of differential expression in memory T cells in both the naïve as well as the effector comparisons. Of the 46 transcripts that met these criteria, there was again a significant skewing of both numbers and P values towards Lt-HSC compared with St-HSC (65%) (</w:t>
      </w:r>
      <w:r>
        <w:rPr>
          <w:rFonts w:cs="Arial" w:ascii="Arial" w:hAnsi="Arial"/>
          <w:b/>
        </w:rPr>
        <w:t>Figure 4</w:t>
      </w:r>
      <w:r>
        <w:rPr>
          <w:rFonts w:cs="Arial" w:ascii="Arial" w:hAnsi="Arial"/>
        </w:rPr>
        <w:t>). Thus a significant fraction of memory specific transcripts were selectively enriched in Lt-HSC. This demonstrates that a common molecular signature is shared between memory CD8</w:t>
      </w:r>
      <w:r>
        <w:rPr>
          <w:rFonts w:cs="Arial" w:ascii="Arial" w:hAnsi="Arial"/>
          <w:vertAlign w:val="superscript"/>
        </w:rPr>
        <w:t>+</w:t>
      </w:r>
      <w:r>
        <w:rPr>
          <w:rFonts w:cs="Arial" w:ascii="Arial" w:hAnsi="Arial"/>
        </w:rPr>
        <w:t xml:space="preserve"> T cells and long-term hematopoietic stem cells.</w:t>
      </w:r>
    </w:p>
    <w:p>
      <w:pPr>
        <w:pStyle w:val="Normal"/>
        <w:spacing w:lineRule="auto" w:line="720" w:before="240" w:after="120"/>
        <w:ind w:firstLine="720"/>
        <w:jc w:val="both"/>
        <w:rPr/>
      </w:pPr>
      <w:r>
        <w:rPr>
          <w:rFonts w:cs="Arial" w:ascii="Arial" w:hAnsi="Arial"/>
        </w:rPr>
        <w:t>In order to gain further insight into these shared transcripts, we made a list of all transcripts which were up-regulated in memory cells compared to naïve and effector cells as well as up-regulated in Lt-HSC relative to St-HSC (</w:t>
      </w:r>
      <w:r>
        <w:rPr>
          <w:rFonts w:cs="Arial" w:ascii="Arial" w:hAnsi="Arial"/>
          <w:b/>
        </w:rPr>
        <w:t>Table I</w:t>
      </w:r>
      <w:r>
        <w:rPr>
          <w:rFonts w:cs="Arial" w:ascii="Arial" w:hAnsi="Arial"/>
        </w:rPr>
        <w:t xml:space="preserve">). Our inclusion criteria of fold change of 1.4 was based on within-replicate analyses providing empirical estimation of experimental noise (data not shown). By quantitative PCR, we have found that this cutoff correctly predicts differential expression 93% of the time, with the GeneChip data often dramatically underestimating true fold changes (manuscript in preparation). Such underestimation is consistent both with general array data and further reflects the fact that the ‘rma’ algorithm consistently underestimates true fold changes; with the decrease in the accuracy of the algorithm serving as a tradeoff for a dramatic increase in its precision </w:t>
      </w:r>
      <w:r>
        <w:fldChar w:fldCharType="begin"/>
      </w:r>
      <w:r>
        <w:rPr>
          <w:rFonts w:cs="Arial" w:ascii="Arial" w:hAnsi="Arial"/>
        </w:rPr>
        <w:instrText xml:space="preserve"> ADDIN EN.CITE &lt;EndNote&gt;&lt;Cite&gt;&lt;Author&gt;Irizarry&lt;/Author&gt;&lt;Year&gt;2003&lt;/Year&gt;&lt;RecNum&gt;230&lt;/RecNum&gt;&lt;record&gt;&lt;database name="lrp1-Converted.enl" path="C:\K\Resubmission\lrp1-Converted.enl"&gt;lrp1-Converted.enl&lt;/database&gt;&lt;source-app name="EndNote" version="8.0"&gt;EndNote&lt;/source-app&gt;&lt;rec-number&gt;230&lt;/rec-number&gt;&lt;ref-type name="Journal Article"&gt;17&lt;/ref-type&gt;&lt;contributors&gt;&lt;authors&gt;&lt;author&gt;&lt;style face="normal" font="default" size="100%"&gt;Irizarry, R. A.&lt;/style&gt;&lt;/author&gt;&lt;author&gt;&lt;style face="normal" font="default" size="100%"&gt;Hobbs, B.&lt;/style&gt;&lt;/author&gt;&lt;author&gt;&lt;style face="normal" font="default" size="100%"&gt;Collin, F.&lt;/style&gt;&lt;/author&gt;&lt;author&gt;&lt;style face="normal" font="default" size="100%"&gt;Beazer-Barclay, Y. D.&lt;/style&gt;&lt;/author&gt;&lt;author&gt;&lt;style face="normal" font="default" size="100%"&gt;Antonellis, K. J.&lt;/style&gt;&lt;/author&gt;&lt;author&gt;&lt;style face="normal" font="default" size="100%"&gt;Scherf, U.&lt;/style&gt;&lt;/author&gt;&lt;author&gt;&lt;style face="normal" font="default" size="100%"&gt;Speed, T. P.&lt;/style&gt;&lt;/author&gt;&lt;/authors&gt;&lt;/contributors&gt;&lt;titles&gt;&lt;title&gt;&lt;style face="normal" font="default" size="100%"&gt;Exploration, normalization, and summaries of high density oligonucleotide array probe level data&lt;/style&gt;&lt;/title&gt;&lt;secondary-title&gt;&lt;style face="normal" font="default" size="100%"&gt;Biostatistics.&lt;/style&gt;&lt;/secondary-title&gt;&lt;/titles&gt;&lt;pages&gt;&lt;style face="normal" font="default" size="100%"&gt;249-64&lt;/style&gt;&lt;/pages&gt;&lt;volume&gt;&lt;style face="normal" font="default" size="100%"&gt;4&lt;/style&gt;&lt;/volume&gt;&lt;number&gt;&lt;style face="normal" font="default" size="100%"&gt;2&lt;/style&gt;&lt;/number&gt;&lt;keywords&gt;&lt;keyword&gt;&lt;style face="normal" font="default" size="100%"&gt;Algorithms&lt;/style&gt;&lt;/keyword&gt;&lt;keyword&gt;&lt;style face="normal" font="default" size="100%"&gt;Animals&lt;/style&gt;&lt;/keyword&gt;&lt;keyword&gt;&lt;style face="normal" font="default" size="100%"&gt;*DNA Probes/ge [Genetics]&lt;/style&gt;&lt;/keyword&gt;&lt;keyword&gt;&lt;style face="normal" font="default" size="100%"&gt;*Data Interpretation, Statistical&lt;/style&gt;&lt;/keyword&gt;&lt;keyword&gt;&lt;style face="normal" font="default" size="100%"&gt;Gene Expression Profiling/sn [Statistics &amp;amp; Numerical Data]&lt;/style&gt;&lt;/keyword&gt;&lt;keyword&gt;&lt;style face="normal" font="default" size="100%"&gt;Human&lt;/style&gt;&lt;/keyword&gt;&lt;keyword&gt;&lt;style face="normal" font="default" size="100%"&gt;Linear Models&lt;/style&gt;&lt;/keyword&gt;&lt;keyword&gt;&lt;style face="normal" font="default" size="100%"&gt;Mice&lt;/style&gt;&lt;/keyword&gt;&lt;keyword&gt;&lt;style face="normal" font="default" size="100%"&gt;Normal Distribution&lt;/style&gt;&lt;/keyword&gt;&lt;keyword&gt;&lt;style face="normal" font="default" size="100%"&gt;*Oligonucleotide Array Sequence Analysis/mt [Methods]&lt;/style&gt;&lt;/keyword&gt;&lt;keyword&gt;&lt;style face="normal" font="default" size="100%"&gt;Reproducibility of Results&lt;/style&gt;&lt;/keyword&gt;&lt;keyword&gt;&lt;style face="normal" font="default" size="100%"&gt;Statistics, Nonparametric&lt;/style&gt;&lt;/keyword&gt;&lt;keyword&gt;&lt;style face="normal" font="default" size="100%"&gt;Support, U.S. Gov&amp;apos;t, P.H.S.&lt;/style&gt;&lt;/keyword&gt;&lt;/keywords&gt;&lt;dates&gt;&lt;year&gt;&lt;style face="normal" font="default" size="100%"&gt;2003&lt;/style&gt;&lt;/year&gt;&lt;/dates&gt;&lt;urls&gt;&lt;/urls&gt;&lt;/record&gt;&lt;/Cite&gt;&lt;Cite&gt;&lt;Author&gt;Irizarry&lt;/Author&gt;&lt;Year&gt;2003&lt;/Year&gt;&lt;RecNum&gt;231&lt;/RecNum&gt;&lt;record&gt;&lt;database name="lrp1-Converted.enl" path="C:\K\Resubmission\lrp1-Converted.enl"&gt;lrp1-Converted.enl&lt;/database&gt;&lt;source-app name="EndNote" version="8.0"&gt;EndNote&lt;/source-app&gt;&lt;rec-number&gt;231&lt;/rec-number&gt;&lt;ref-type name="Journal Article"&gt;17&lt;/ref-type&gt;&lt;contributors&gt;&lt;authors&gt;&lt;author&gt;&lt;style face="normal" font="default" size="100%"&gt;Irizarry, R. A.&lt;/style&gt;&lt;/author&gt;&lt;author&gt;&lt;style face="normal" font="default" size="100%"&gt;Bolstad, B. M.&lt;/style&gt;&lt;/author&gt;&lt;author&gt;&lt;style face="normal" font="default" size="100%"&gt;Collin, F.&lt;/style&gt;&lt;/author&gt;&lt;author&gt;&lt;style face="normal" font="default" size="100%"&gt;Cope, L. M.&lt;/style&gt;&lt;/author&gt;&lt;author&gt;&lt;style face="normal" font="default" size="100%"&gt;Hobbs, B.&lt;/style&gt;&lt;/author&gt;&lt;author&gt;&lt;style face="normal" font="default" size="100%"&gt;Speed, T. P.&lt;/style&gt;&lt;/author&gt;&lt;/authors&gt;&lt;/contributors&gt;&lt;titles&gt;&lt;title&gt;&lt;style face="normal" font="default" size="100%"&gt;Summaries of Affymetrix GeneChip probe level data&lt;/style&gt;&lt;/title&gt;&lt;secondary-title&gt;&lt;style face="normal" font="default" size="100%"&gt;Nucleic Acids Research.&lt;/style&gt;&lt;/secondary-title&gt;&lt;/titles&gt;&lt;pages&gt;&lt;style face="normal" font="default" size="100%"&gt;e15&lt;/style&gt;&lt;/pages&gt;&lt;volume&gt;&lt;style face="normal" font="default" size="100%"&gt;31&lt;/style&gt;&lt;/volume&gt;&lt;number&gt;&lt;style face="normal" font="default" size="100%"&gt;4&lt;/style&gt;&lt;/number&gt;&lt;keywords&gt;&lt;keyword&gt;&lt;style face="normal" font="default" size="100%"&gt;Central Nervous System/me [Metabolism]&lt;/style&gt;&lt;/keyword&gt;&lt;keyword&gt;&lt;style face="normal" font="default" size="100%"&gt;*DNA Probes/ge [Genetics]&lt;/style&gt;&lt;/keyword&gt;&lt;keyword&gt;&lt;style face="normal" font="default" size="100%"&gt;DNA Probes/st [Standards]&lt;/style&gt;&lt;/keyword&gt;&lt;keyword&gt;&lt;style face="normal" font="default" size="100%"&gt;Gene Expression Profiling&lt;/style&gt;&lt;/keyword&gt;&lt;keyword&gt;&lt;style face="normal" font="default" size="100%"&gt;Human&lt;/style&gt;&lt;/keyword&gt;&lt;keyword&gt;&lt;style face="normal" font="default" size="100%"&gt;Liver/me [Metabolism]&lt;/style&gt;&lt;/keyword&gt;&lt;keyword&gt;&lt;style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size="100%"&gt;RNA, Messenger/ge [Genetics]&lt;/style&gt;&lt;/keyword&gt;&lt;keyword&gt;&lt;style face="normal" font="default" size="100%"&gt;RNA, Messenger/me [Metabolism]&lt;/style&gt;&lt;/keyword&gt;&lt;keyword&gt;&lt;style face="normal" font="default" size="100%"&gt;Reproducibility of Results&lt;/style&gt;&lt;/keyword&gt;&lt;keyword&gt;&lt;style face="normal" font="default" size="100%"&gt;Software&lt;/style&gt;&lt;/keyword&gt;&lt;keyword&gt;&lt;style face="normal" font="default" size="100%"&gt;Support, U.S. Gov&amp;apos;t, P.H.S.&lt;/style&gt;&lt;/keyword&gt;&lt;/keywords&gt;&lt;dates&gt;&lt;year&gt;&lt;style face="normal" font="default" size="100%"&gt;2003&lt;/style&gt;&lt;/year&gt;&lt;/dates&gt;&lt;urls&gt;&lt;/urls&gt;&lt;/record&gt;&lt;/Cite&gt;&lt;Cite&gt;&lt;Author&gt;Bolstad&lt;/Author&gt;&lt;Year&gt;2003&lt;/Year&gt;&lt;RecNum&gt;232&lt;/RecNum&gt;&lt;record&gt;&lt;database name="lrp1-Converted.enl" path="C:\K\Resubmission\lrp1-Converted.enl"&gt;lrp1-Converted.enl&lt;/database&gt;&lt;source-app name="EndNote" version="8.0"&gt;EndNote&lt;/source-app&gt;&lt;rec-number&gt;232&lt;/rec-number&gt;&lt;ref-type name="Journal Article"&gt;17&lt;/ref-type&gt;&lt;contributors&gt;&lt;authors&gt;&lt;author&gt;&lt;style face="normal" font="default" size="100%"&gt;Bolstad, B. M.&lt;/style&gt;&lt;/author&gt;&lt;author&gt;&lt;style face="normal" font="default" size="100%"&gt;Irizarry, R. A.&lt;/style&gt;&lt;/author&gt;&lt;author&gt;&lt;style face="normal" font="default" size="100%"&gt;Astrand, M.&lt;/style&gt;&lt;/author&gt;&lt;author&gt;&lt;style face="normal" font="default" size="100%"&gt;Speed, T. P.&lt;/style&gt;&lt;/author&gt;&lt;/authors&gt;&lt;/contributors&gt;&lt;titles&gt;&lt;title&gt;&lt;style face="normal" font="default" size="100%"&gt;A comparison of normalization methods for high density oligonucleotide array data based on variance and bias&lt;/style&gt;&lt;/title&gt;&lt;secondary-title&gt;&lt;style face="normal" font="default" size="100%"&gt;Bioinformatics.&lt;/style&gt;&lt;/secondary-title&gt;&lt;/titles&gt;&lt;pages&gt;&lt;style face="normal" font="default" size="100%"&gt;185-93&lt;/style&gt;&lt;/pages&gt;&lt;volume&gt;&lt;style face="normal" font="default" size="100%"&gt;19&lt;/style&gt;&lt;/volume&gt;&lt;number&gt;&lt;style face="normal" font="default" size="100%"&gt;2&lt;/style&gt;&lt;/number&gt;&lt;keywords&gt;&lt;keyword&gt;&lt;style face="normal" font="default" size="100%"&gt;*Algorithms&lt;/style&gt;&lt;/keyword&gt;&lt;keyword&gt;&lt;style face="normal" font="default" size="100%"&gt;Calibration&lt;/style&gt;&lt;/keyword&gt;&lt;keyword&gt;&lt;style face="normal" font="default" size="100%"&gt;Comparative Study&lt;/style&gt;&lt;/keyword&gt;&lt;keyword&gt;&lt;style face="normal" font="default" size="100%"&gt;Models, Genetic&lt;/style&gt;&lt;/keyword&gt;&lt;keyword&gt;&lt;style face="normal" font="default" size="100%"&gt;Molecular Probes&lt;/style&gt;&lt;/keyword&gt;&lt;keyword&gt;&lt;style face="normal" font="default" size="100%"&gt;Nonlinear Dynamics&lt;/style&gt;&lt;/keyword&gt;&lt;keyword&gt;&lt;style face="normal" font="default" size="100%"&gt;*Oligonucleotide Array Sequence Analysis/is [Instrumentation]&lt;/style&gt;&lt;/keyword&gt;&lt;keyword&gt;&lt;style face="normal" font="default" size="100%"&gt;*Oligonucleotide Array Sequence Analysis/mt [Methods]&lt;/style&gt;&lt;/keyword&gt;&lt;keyword&gt;&lt;style face="normal" font="default" size="100%"&gt;Oligonucleotide Array Sequence Analysis/st [Standards]&lt;/style&gt;&lt;/keyword&gt;&lt;keyword&gt;&lt;style face="normal" font="default" size="100%"&gt;Quality Control&lt;/style&gt;&lt;/keyword&gt;&lt;keyword&gt;&lt;style face="normal" font="default" size="100%"&gt;*Sequence Analysis, DNA/mt [Methods]&lt;/style&gt;&lt;/keyword&gt;&lt;keyword&gt;&lt;style face="normal" font="default" size="100%"&gt;Sequence Analysis, DNA/st [Standards]&lt;/style&gt;&lt;/keyword&gt;&lt;keyword&gt;&lt;style face="normal" font="default" size="100%"&gt;Stochastic Processes&lt;/style&gt;&lt;/keyword&gt;&lt;/keywords&gt;&lt;dates&gt;&lt;year&gt;&lt;style face="normal" font="default" size="100%"&gt;2003&lt;/style&gt;&lt;/year&gt;&lt;/dates&gt;&lt;urls&gt;&lt;/urls&gt;&lt;/record&gt;&lt;/Cite&gt;&lt;/EndNote&gt;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[19-21]</w:t>
      </w:r>
      <w:r>
        <w:rPr>
          <w:rFonts w:cs="Arial" w:ascii="Arial" w:hAnsi="Arial"/>
        </w:rPr>
      </w:r>
      <w:r>
        <w:rPr>
          <w:rFonts w:cs="Arial" w:ascii="Arial" w:hAnsi="Arial"/>
        </w:rPr>
        <w:fldChar w:fldCharType="end"/>
      </w:r>
      <w:r>
        <w:rPr>
          <w:rFonts w:cs="Arial" w:ascii="Arial" w:hAnsi="Arial"/>
        </w:rPr>
        <w:t>.</w:t>
      </w:r>
    </w:p>
    <w:p>
      <w:pPr>
        <w:pStyle w:val="Normal"/>
        <w:spacing w:lineRule="auto" w:line="720" w:before="240" w:after="120"/>
        <w:ind w:firstLine="720"/>
        <w:jc w:val="both"/>
        <w:rPr/>
      </w:pPr>
      <w:r>
        <w:rPr>
          <w:rFonts w:cs="Arial" w:ascii="Arial" w:hAnsi="Arial"/>
        </w:rPr>
        <w:t xml:space="preserve">We were pleased to discover that Mel18 was among those shared transcripts between memory and Lt-HSC. Mel18 is a polycomb family member </w:t>
      </w:r>
      <w:del w:id="132" w:author="ananda goldrath" w:date="2004-11-18T16:53:00Z">
        <w:r>
          <w:rPr>
            <w:rFonts w:cs="Arial" w:ascii="Arial" w:hAnsi="Arial"/>
          </w:rPr>
          <w:delText>who</w:delText>
        </w:r>
      </w:del>
      <w:ins w:id="133" w:author="ananda goldrath" w:date="2004-11-18T16:53:00Z">
        <w:r>
          <w:rPr>
            <w:rFonts w:cs="Arial" w:ascii="Arial" w:hAnsi="Arial"/>
          </w:rPr>
          <w:t>which</w:t>
        </w:r>
      </w:ins>
      <w:r>
        <w:rPr>
          <w:rFonts w:cs="Arial" w:ascii="Arial" w:hAnsi="Arial"/>
        </w:rPr>
        <w:t xml:space="preserve">, like its closest homolog BMI1, has been shown to be involved in the self-renewal of hematopoietic stem cells </w:t>
      </w:r>
      <w:r>
        <w:fldChar w:fldCharType="begin"/>
      </w:r>
      <w:r>
        <w:rPr>
          <w:rFonts w:cs="Arial" w:ascii="Arial" w:hAnsi="Arial"/>
        </w:rPr>
        <w:instrText xml:space="preserve"> ADDIN EN.CITE &lt;EndNote&gt;&lt;Cite&gt;&lt;Author&gt;Kajiume&lt;/Author&gt;&lt;Year&gt;2004&lt;/Year&gt;&lt;RecNum&gt;273&lt;/RecNum&gt;&lt;record&gt;&lt;database name="lrp1-Converted.enl" path="C:\K\Resubmission\lrp1-Converted.enl"&gt;lrp1-Converted.enl&lt;/database&gt;&lt;source-app name="EndNote" version="8.0"&gt;EndNote&lt;/source-app&gt;&lt;rec-number&gt;273&lt;/rec-number&gt;&lt;ref-type name="Journal Article"&gt;17&lt;/ref-type&gt;&lt;contributors&gt;&lt;authors&gt;&lt;author&gt;&lt;style face="normal" font="default" size="100%"&gt;Kajiume, T.&lt;/style&gt;&lt;/author&gt;&lt;author&gt;&lt;style face="normal" font="default" size="100%"&gt;Ninomiya, Y.&lt;/style&gt;&lt;/author&gt;&lt;author&gt;&lt;style face="normal" font="default" size="100%"&gt;Ishihara, H.&lt;/style&gt;&lt;/author&gt;&lt;author&gt;&lt;style face="normal" font="default" size="100%"&gt;Kanno, R.&lt;/style&gt;&lt;/author&gt;&lt;author&gt;&lt;style face="normal" font="default" size="100%"&gt;Kanno, M.&lt;/style&gt;&lt;/author&gt;&lt;/authors&gt;&lt;/contributors&gt;&lt;titles&gt;&lt;title&gt;&lt;style face="normal" font="default" size="100%"&gt;Polycomb group gene mel-18 modulates the self-renewal activity and cell cycle status of hematopoietic stem cells&lt;/style&gt;&lt;/title&gt;&lt;secondary-title&gt;&lt;style face="normal" font="default" size="100%"&gt;Exp Hematol&lt;/style&gt;&lt;/secondary-title&gt;&lt;/titles&gt;&lt;periodical&gt;&lt;full-title&gt;&lt;style face="normal" font="default" size="100%"&gt;Exp Hematol&lt;/style&gt;&lt;/full-title&gt;&lt;/periodical&gt;&lt;pages&gt;&lt;style face="normal" font="default" size="100%"&gt;571-8.&lt;/style&gt;&lt;/pages&gt;&lt;volume&gt;&lt;style face="normal" font="default" size="100%"&gt;32&lt;/style&gt;&lt;/volume&gt;&lt;number&gt;&lt;style face="normal" font="default" size="100%"&gt;6&lt;/style&gt;&lt;/number&gt;&lt;keywords&gt;&lt;keyword&gt;&lt;style face="normal" font="default" size="100%"&gt;0 (DNA Primers)&lt;/style&gt;&lt;/keyword&gt;&lt;keyword&gt;&lt;style face="normal" font="default" size="100%"&gt;0 (DNA-Binding Proteins)&lt;/style&gt;&lt;/keyword&gt;&lt;keyword&gt;&lt;style face="normal" font="default" size="100%"&gt;0 (Homeodomain Proteins)&lt;/style&gt;&lt;/keyword&gt;&lt;keyword&gt;&lt;style face="normal" font="default" size="100%"&gt;0 (Hoxb4 protein, mouse)&lt;/style&gt;&lt;/keyword&gt;&lt;keyword&gt;&lt;style face="normal" font="default" size="100%"&gt;0 (Rnf110 protein, mouse)&lt;/style&gt;&lt;/keyword&gt;&lt;keyword&gt;&lt;style face="normal" font="default" size="100%"&gt;92-32-0 (Pyronine)&lt;/style&gt;&lt;/keyword&gt;&lt;keyword&gt;&lt;style face="normal" font="default" size="100%"&gt;Animals&lt;/style&gt;&lt;/keyword&gt;&lt;keyword&gt;&lt;style face="normal" font="default" size="100%"&gt;Base Sequence&lt;/style&gt;&lt;/keyword&gt;&lt;keyword&gt;&lt;style face="normal" font="default" size="100%"&gt;Bone Marrow Transplantation/*physiology&lt;/style&gt;&lt;/keyword&gt;&lt;keyword&gt;&lt;style face="normal" font="default" size="100%"&gt;Cell Cycle/*physiology&lt;/style&gt;&lt;/keyword&gt;&lt;keyword&gt;&lt;style face="normal" font="default" size="100%"&gt;DNA Primers&lt;/style&gt;&lt;/keyword&gt;&lt;keyword&gt;&lt;style face="normal" font="default" size="100%"&gt;DNA-Binding Proteins/deficiency/*genetics&lt;/style&gt;&lt;/keyword&gt;&lt;keyword&gt;&lt;style face="normal" font="default" size="100%"&gt;G0 Phase&lt;/style&gt;&lt;/keyword&gt;&lt;keyword&gt;&lt;style face="normal" font="default" size="100%"&gt;Genes, Homeobox&lt;/style&gt;&lt;/keyword&gt;&lt;keyword&gt;&lt;style face="normal" font="default" size="100%"&gt;Hematopoietic Stem Cells/cytology/*physiology&lt;/style&gt;&lt;/keyword&gt;&lt;keyword&gt;&lt;style face="normal" font="default" size="100%"&gt;Homeodomain Proteins/genetics&lt;/style&gt;&lt;/keyword&gt;&lt;keyword&gt;&lt;style face="normal" font="default" size="100%"&gt;Immunosuppression/methods&lt;/style&gt;&lt;/keyword&gt;&lt;keyword&gt;&lt;style face="normal" font="default" size="100%"&gt;Mice&lt;/style&gt;&lt;/keyword&gt;&lt;keyword&gt;&lt;style face="normal" font="default" size="100%"&gt;Mice, Inbred C57BL&lt;/style&gt;&lt;/keyword&gt;&lt;keyword&gt;&lt;style face="normal" font="default" size="100%"&gt;Mice, Knockout&lt;/style&gt;&lt;/keyword&gt;&lt;keyword&gt;&lt;style face="normal" font="default" size="100%"&gt;Multigene Family&lt;/style&gt;&lt;/keyword&gt;&lt;keyword&gt;&lt;style face="normal" font="default" size="100%"&gt;Pyronine/analysis&lt;/style&gt;&lt;/keyword&gt;&lt;keyword&gt;&lt;style face="normal" font="default" size="100%"&gt;Reverse Transcriptase Polymerase Chain Reaction&lt;/style&gt;&lt;/keyword&gt;&lt;keyword&gt;&lt;style face="normal" font="default" size="100%"&gt;Support, Non-U.S. Gov&amp;apos;t&lt;/style&gt;&lt;/keyword&gt;&lt;keyword&gt;&lt;style face="normal" font="default" size="100%"&gt;Transplantation, Homologous&lt;/style&gt;&lt;/keyword&gt;&lt;keyword&gt;&lt;style face="normal" font="default" size="100%"&gt;Whole-Body Irradiation&lt;/style&gt;&lt;/keyword&gt;&lt;keyword&gt;&lt;style face="normal" font="default" size="100%"&gt;Zinc Fingers/genetics&lt;/style&gt;&lt;/keyword&gt;&lt;/keywords&gt;&lt;dates&gt;&lt;year&gt;&lt;style face="normal" font="default" size="100%"&gt;2004&lt;/style&gt;&lt;/year&gt;&lt;pub-dates&gt;&lt;date&gt;&lt;style face="normal" font="default" size="100%"&gt;Jun&lt;/style&gt;&lt;/date&gt;&lt;/pub-dates&gt;&lt;/dates&gt;&lt;urls&gt;&lt;/urls&gt;&lt;/record&gt;&lt;/Cite&gt;&lt;/EndNote&gt;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[24]</w:t>
      </w:r>
      <w:r>
        <w:rPr>
          <w:rFonts w:cs="Arial" w:ascii="Arial" w:hAnsi="Arial"/>
        </w:rPr>
      </w:r>
      <w:r>
        <w:rPr>
          <w:rFonts w:cs="Arial" w:ascii="Arial" w:hAnsi="Arial"/>
        </w:rPr>
        <w:fldChar w:fldCharType="end"/>
      </w:r>
      <w:r>
        <w:rPr>
          <w:rFonts w:cs="Arial" w:ascii="Arial" w:hAnsi="Arial"/>
        </w:rPr>
        <w:t xml:space="preserve"> and is involved in inhibition of the of Ink4a/ARF complex </w:t>
      </w:r>
      <w:r>
        <w:fldChar w:fldCharType="begin"/>
      </w:r>
      <w:r>
        <w:rPr>
          <w:rFonts w:cs="Arial" w:ascii="Arial" w:hAnsi="Arial"/>
        </w:rPr>
        <w:instrText xml:space="preserve"> ADDIN EN.CITE &lt;EndNote&gt;&lt;Cite&gt;&lt;Author&gt;Kranc&lt;/Author&gt;&lt;Year&gt;2003&lt;/Year&gt;&lt;RecNum&gt;272&lt;/RecNum&gt;&lt;record&gt;&lt;database name="lrp1-Converted.enl" path="C:\K\Resubmission\lrp1-Converted.enl"&gt;lrp1-Converted.enl&lt;/database&gt;&lt;source-app name="EndNote" version="8.0"&gt;EndNote&lt;/source-app&gt;&lt;rec-number&gt;272&lt;/rec-number&gt;&lt;ref-type name="Journal Article"&gt;17&lt;/ref-type&gt;&lt;contributors&gt;&lt;authors&gt;&lt;author&gt;&lt;style face="normal" font="default" size="100%"&gt;Kranc, K. R.&lt;/style&gt;&lt;/author&gt;&lt;author&gt;&lt;style face="normal" font="default" size="100%"&gt;Bamforth, S. D.&lt;/style&gt;&lt;/author&gt;&lt;author&gt;&lt;style face="normal" font="default" size="100%"&gt;Braganca, J.&lt;/style&gt;&lt;/author&gt;&lt;author&gt;&lt;style face="normal" font="default" size="100%"&gt;Norbury, C.&lt;/style&gt;&lt;/author&gt;&lt;author&gt;&lt;style face="normal" font="default" size="100%"&gt;van Lohuizen, M.&lt;/style&gt;&lt;/author&gt;&lt;author&gt;&lt;style face="normal" font="default" size="100%"&gt;Bhattacharya, S.&lt;/style&gt;&lt;/author&gt;&lt;/authors&gt;&lt;/contributors&gt;&lt;titles&gt;&lt;title&gt;&lt;style face="normal" font="default" size="100%"&gt;Transcriptional coactivator Cited2 induces Bmi1 and Mel18 and controls fibroblast proliferation via Ink4a/ARF&lt;/style&gt;&lt;/title&gt;&lt;secondary-title&gt;&lt;style face="normal" font="default" size="100%"&gt;Mol Cell Biol&lt;/style&gt;&lt;/secondary-title&gt;&lt;/titles&gt;&lt;periodical&gt;&lt;full-title&gt;&lt;style face="normal" font="default" size="100%"&gt;Mol Cell Biol&lt;/style&gt;&lt;/full-title&gt;&lt;/periodical&gt;&lt;pages&gt;&lt;style face="normal" font="default" size="100%"&gt;7658-66.&lt;/style&gt;&lt;/pages&gt;&lt;volume&gt;&lt;style face="normal" font="default" size="100%"&gt;23&lt;/style&gt;&lt;/volume&gt;&lt;number&gt;&lt;style face="normal" font="default" size="100%"&gt;21&lt;/style&gt;&lt;/number&gt;&lt;keywords&gt;&lt;keyword&gt;&lt;style face="normal" font="default" size="100%"&gt;0 (Cited2 protein, mouse)&lt;/style&gt;&lt;/keyword&gt;&lt;keyword&gt;&lt;style face="normal" font="default" size="100%"&gt;0 (DNA-Binding Proteins)&lt;/style&gt;&lt;/keyword&gt;&lt;keyword&gt;&lt;style face="normal" font="default" size="100%"&gt;0 (Nuclear Proteins)&lt;/style&gt;&lt;/keyword&gt;&lt;keyword&gt;&lt;style face="normal" font="default" size="100%"&gt;0 (Protein p16)&lt;/style&gt;&lt;/keyword&gt;&lt;keyword&gt;&lt;style face="normal" font="default" size="100%"&gt;0 (Proto-Oncogene Proteins)&lt;/style&gt;&lt;/keyword&gt;&lt;keyword&gt;&lt;style face="normal" font="default" size="100%"&gt;0 (Rnf110 protein, mouse)&lt;/style&gt;&lt;/keyword&gt;&lt;keyword&gt;&lt;style face="normal" font="default" size="100%"&gt;0 (Trans-Activators)&lt;/style&gt;&lt;/keyword&gt;&lt;keyword&gt;&lt;style face="normal" font="default" size="100%"&gt;0 (p14ARF Protein)&lt;/style&gt;&lt;/keyword&gt;&lt;keyword&gt;&lt;style face="normal" font="default" size="100%"&gt;0 (p19(ARF) protein)&lt;/style&gt;&lt;/keyword&gt;&lt;keyword&gt;&lt;style face="normal" font="default" size="100%"&gt;138791-04-5 (BMI1 protein, human)&lt;/style&gt;&lt;/keyword&gt;&lt;keyword&gt;&lt;style face="normal" font="default" size="100%"&gt;Animals&lt;/style&gt;&lt;/keyword&gt;&lt;keyword&gt;&lt;style face="normal" font="default" size="100%"&gt;Cell Division/physiology&lt;/style&gt;&lt;/keyword&gt;&lt;keyword&gt;&lt;style face="normal" font="default" size="100%"&gt;Cells, Cultured&lt;/style&gt;&lt;/keyword&gt;&lt;keyword&gt;&lt;style face="normal" font="default" size="100%"&gt;DNA-Binding Proteins/genetics/*metabolism&lt;/style&gt;&lt;/keyword&gt;&lt;keyword&gt;&lt;style face="normal" font="default" size="100%"&gt;Embryo/anatomy &amp;amp; histology/pathology/physiology&lt;/style&gt;&lt;/keyword&gt;&lt;keyword&gt;&lt;style face="normal" font="default" size="100%"&gt;Fibroblasts/cytology/*physiology&lt;/style&gt;&lt;/keyword&gt;&lt;keyword&gt;&lt;style face="normal" font="default" size="100%"&gt;Gene Expression Regulation&lt;/style&gt;&lt;/keyword&gt;&lt;keyword&gt;&lt;style face="normal" font="default" size="100%"&gt;Mice&lt;/style&gt;&lt;/keyword&gt;&lt;keyword&gt;&lt;style face="normal" font="default" size="100%"&gt;Mice, Inbred C57BL&lt;/style&gt;&lt;/keyword&gt;&lt;keyword&gt;&lt;style face="normal" font="default" size="100%"&gt;Mice, Knockout&lt;/style&gt;&lt;/keyword&gt;&lt;keyword&gt;&lt;style face="normal" font="default" size="100%"&gt;Morphogenesis&lt;/style&gt;&lt;/keyword&gt;&lt;keyword&gt;&lt;style face="normal" font="default" size="100%"&gt;Nuclear Proteins/genetics/*metabolism&lt;/style&gt;&lt;/keyword&gt;&lt;keyword&gt;&lt;style face="normal" font="default" size="100%"&gt;Protein p16/genetics/*metabolism&lt;/style&gt;&lt;/keyword&gt;&lt;keyword&gt;&lt;style face="normal" font="default" size="100%"&gt;Proto-Oncogene Proteins/genetics/*metabolism&lt;/style&gt;&lt;/keyword&gt;&lt;keyword&gt;&lt;style face="normal" font="default" size="100%"&gt;Support, Non-U.S. Gov&amp;apos;t&lt;/style&gt;&lt;/keyword&gt;&lt;keyword&gt;&lt;style face="normal" font="default" size="100%"&gt;Trans-Activators/genetics/*metabolism&lt;/style&gt;&lt;/keyword&gt;&lt;keyword&gt;&lt;style face="normal" font="default" size="100%"&gt;p14ARF Protein/genetics/*metabolism&lt;/style&gt;&lt;/keyword&gt;&lt;/keywords&gt;&lt;dates&gt;&lt;year&gt;&lt;style face="normal" font="default" size="100%"&gt;2003&lt;/style&gt;&lt;/year&gt;&lt;pub-dates&gt;&lt;date&gt;&lt;style face="normal" font="default" size="100%"&gt;Nov&lt;/style&gt;&lt;/date&gt;&lt;/pub-dates&gt;&lt;/dates&gt;&lt;urls&gt;&lt;/urls&gt;&lt;/record&gt;&lt;/Cite&gt;&lt;/EndNote&gt;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[25]</w:t>
      </w:r>
      <w:r>
        <w:rPr>
          <w:rFonts w:cs="Arial" w:ascii="Arial" w:hAnsi="Arial"/>
        </w:rPr>
      </w:r>
      <w:r>
        <w:rPr>
          <w:rFonts w:cs="Arial" w:ascii="Arial" w:hAnsi="Arial"/>
        </w:rPr>
        <w:fldChar w:fldCharType="end"/>
      </w:r>
      <w:r>
        <w:rPr>
          <w:rFonts w:cs="Arial" w:ascii="Arial" w:hAnsi="Arial"/>
        </w:rPr>
        <w:t>. Interestingly, Mel18 knockout mice also demonstrate a T cell differentiation defect during thymic and CD4</w:t>
      </w:r>
      <w:r>
        <w:rPr>
          <w:rFonts w:cs="Arial" w:ascii="Arial" w:hAnsi="Arial"/>
          <w:vertAlign w:val="superscript"/>
        </w:rPr>
        <w:t>+</w:t>
      </w:r>
      <w:r>
        <w:rPr>
          <w:rFonts w:cs="Arial" w:ascii="Arial" w:hAnsi="Arial"/>
        </w:rPr>
        <w:t xml:space="preserve"> differentiation, but its role in memory CD8</w:t>
      </w:r>
      <w:r>
        <w:rPr>
          <w:rFonts w:cs="Arial" w:ascii="Arial" w:hAnsi="Arial"/>
          <w:vertAlign w:val="superscript"/>
        </w:rPr>
        <w:t>+</w:t>
      </w:r>
      <w:r>
        <w:rPr>
          <w:rFonts w:cs="Arial" w:ascii="Arial" w:hAnsi="Arial"/>
        </w:rPr>
        <w:t xml:space="preserve"> T cells has yet to be addressed </w:t>
      </w:r>
      <w:r>
        <w:fldChar w:fldCharType="begin"/>
      </w:r>
      <w:r>
        <w:rPr>
          <w:rFonts w:cs="Arial" w:ascii="Arial" w:hAnsi="Arial"/>
        </w:rPr>
        <w:instrText xml:space="preserve"> ADDIN EN.CITE &lt;EndNote&gt;&lt;Cite&gt;&lt;Author&gt;Miyazaki&lt;/Author&gt;&lt;Year&gt;2002&lt;/Year&gt;&lt;RecNum&gt;274&lt;/RecNum&gt;&lt;record&gt;&lt;database name="lrp1-Converted.enl" path="C:\K\Resubmission\lrp1-Converted.enl"&gt;lrp1-Converted.enl&lt;/database&gt;&lt;source-app name="EndNote" version="8.0"&gt;EndNote&lt;/source-app&gt;&lt;rec-number&gt;274&lt;/rec-number&gt;&lt;ref-type name="Journal Article"&gt;17&lt;/ref-type&gt;&lt;contributors&gt;&lt;authors&gt;&lt;author&gt;&lt;style face="normal" font="default" size="100%"&gt;Miyazaki, K.&lt;/style&gt;&lt;/author&gt;&lt;author&gt;&lt;style face="normal" font="default" size="100%"&gt;Inoue, H.&lt;/style&gt;&lt;/author&gt;&lt;author&gt;&lt;style face="normal" font="default" size="100%"&gt;Onai, N.&lt;/style&gt;&lt;/author&gt;&lt;author&gt;&lt;style face="normal" font="default" size="100%"&gt;Ishihara, H.&lt;/style&gt;&lt;/author&gt;&lt;author&gt;&lt;style face="normal" font="default" size="100%"&gt;Kanno, M.&lt;/style&gt;&lt;/author&gt;&lt;/authors&gt;&lt;/contributors&gt;&lt;titles&gt;&lt;title&gt;&lt;style face="normal" font="default" size="100%"&gt;Chemokine-mediated thymopoiesis is regulated by a mammalian Polycomb group gene, mel-18&lt;/style&gt;&lt;/title&gt;&lt;secondary-title&gt;&lt;style face="normal" font="default" size="100%"&gt;Immunol Lett&lt;/style&gt;&lt;/secondary-title&gt;&lt;/titles&gt;&lt;periodical&gt;&lt;full-title&gt;&lt;style face="normal" font="default" size="100%"&gt;Immunol Lett&lt;/style&gt;&lt;/full-title&gt;&lt;/periodical&gt;&lt;pages&gt;&lt;style face="normal" font="default" size="100%"&gt;139-43.&lt;/style&gt;&lt;/pages&gt;&lt;volume&gt;&lt;style face="normal" font="default" size="100%"&gt;80&lt;/style&gt;&lt;/volume&gt;&lt;number&gt;&lt;style face="normal" font="default" size="100%"&gt;2&lt;/style&gt;&lt;/number&gt;&lt;keywords&gt;&lt;keyword&gt;&lt;style face="normal" font="default" size="100%"&gt;0 (Chemokines)&lt;/style&gt;&lt;/keyword&gt;&lt;keyword&gt;&lt;style face="normal" font="default" size="100%"&gt;0 (DNA-Binding Proteins)&lt;/style&gt;&lt;/keyword&gt;&lt;keyword&gt;&lt;style face="normal" font="default" size="100%"&gt;0 (Receptors, Chemokine)&lt;/style&gt;&lt;/keyword&gt;&lt;keyword&gt;&lt;style face="normal" font="default" size="100%"&gt;0 (Repressor Proteins)&lt;/style&gt;&lt;/keyword&gt;&lt;keyword&gt;&lt;style face="normal" font="default" size="100%"&gt;0 (Rnf110 protein, mouse)&lt;/style&gt;&lt;/keyword&gt;&lt;keyword&gt;&lt;style face="normal" font="default" size="100%"&gt;0 (polycomb protein, vertebrate)&lt;/style&gt;&lt;/keyword&gt;&lt;keyword&gt;&lt;style face="normal" font="default" size="100%"&gt;Animals&lt;/style&gt;&lt;/keyword&gt;&lt;keyword&gt;&lt;style face="normal" font="default" size="100%"&gt;Cell Differentiation&lt;/style&gt;&lt;/keyword&gt;&lt;keyword&gt;&lt;style face="normal" font="default" size="100%"&gt;Cell Movement&lt;/style&gt;&lt;/keyword&gt;&lt;keyword&gt;&lt;style face="normal" font="default" size="100%"&gt;Chemokines/genetics/*metabolism&lt;/style&gt;&lt;/keyword&gt;&lt;keyword&gt;&lt;style face="normal" font="default" size="100%"&gt;DNA-Binding Proteins/*chemistry/genetics/*metabolism&lt;/style&gt;&lt;/keyword&gt;&lt;keyword&gt;&lt;style face="normal" font="default" size="100%"&gt;Flow Cytometry&lt;/style&gt;&lt;/keyword&gt;&lt;keyword&gt;&lt;style face="normal" font="default" size="100%"&gt;Gene Deletion&lt;/style&gt;&lt;/keyword&gt;&lt;keyword&gt;&lt;style face="normal" font="default" size="100%"&gt;Mice&lt;/style&gt;&lt;/keyword&gt;&lt;keyword&gt;&lt;style face="normal" font="default" size="100%"&gt;Mice, Inbred BALB C&lt;/style&gt;&lt;/keyword&gt;&lt;keyword&gt;&lt;style face="normal" font="default" size="100%"&gt;Mice, Inbred C57BL&lt;/style&gt;&lt;/keyword&gt;&lt;keyword&gt;&lt;style face="normal" font="default" size="100%"&gt;Mice, Knockout&lt;/style&gt;&lt;/keyword&gt;&lt;keyword&gt;&lt;style face="normal" font="default" size="100%"&gt;Receptors, Chemokine/metabolism&lt;/style&gt;&lt;/keyword&gt;&lt;keyword&gt;&lt;style face="normal" font="default" size="100%"&gt;Repressor Proteins/*chemistry&lt;/style&gt;&lt;/keyword&gt;&lt;keyword&gt;&lt;style face="normal" font="default" size="100%"&gt;Support, Non-U.S. Gov&amp;apos;t&lt;/style&gt;&lt;/keyword&gt;&lt;keyword&gt;&lt;style face="normal" font="default" size="100%"&gt;T-Lymphocytes/*cytology/metabolism&lt;/style&gt;&lt;/keyword&gt;&lt;keyword&gt;&lt;style face="normal" font="default" size="100%"&gt;Thymus Gland/*cytology/*metabolism&lt;/style&gt;&lt;/keyword&gt;&lt;/keywords&gt;&lt;dates&gt;&lt;year&gt;&lt;style face="normal" font="default" size="100%"&gt;2002&lt;/style&gt;&lt;/year&gt;&lt;pub-dates&gt;&lt;date&gt;&lt;style face="normal" font="default" size="100%"&gt;Feb 1&lt;/style&gt;&lt;/date&gt;&lt;/pub-dates&gt;&lt;/dates&gt;&lt;urls&gt;&lt;/urls&gt;&lt;/record&gt;&lt;/Cite&gt;&lt;Cite&gt;&lt;Author&gt;Kimura&lt;/Author&gt;&lt;Year&gt;2001&lt;/Year&gt;&lt;RecNum&gt;275&lt;/RecNum&gt;&lt;record&gt;&lt;database name="lrp1-Converted.enl" path="C:\K\Resubmission\lrp1-Converted.enl"&gt;lrp1-Converted.enl&lt;/database&gt;&lt;source-app name="EndNote" version="8.0"&gt;EndNote&lt;/source-app&gt;&lt;rec-number&gt;275&lt;/rec-number&gt;&lt;ref-type name="Journal Article"&gt;17&lt;/ref-type&gt;&lt;contributors&gt;&lt;authors&gt;&lt;author&gt;&lt;style face="normal" font="default" size="100%"&gt;Kimura, M.&lt;/style&gt;&lt;/author&gt;&lt;author&gt;&lt;style face="normal" font="default" size="100%"&gt;Koseki, Y.&lt;/style&gt;&lt;/author&gt;&lt;author&gt;&lt;style face="normal" font="default" size="100%"&gt;Yamashita, M.&lt;/style&gt;&lt;/author&gt;&lt;author&gt;&lt;style face="normal" font="default" size="100%"&gt;Watanabe, N.&lt;/style&gt;&lt;/author&gt;&lt;author&gt;&lt;style face="normal" font="default" size="100%"&gt;Shimizu, C.&lt;/style&gt;&lt;/author&gt;&lt;author&gt;&lt;style face="normal" font="default" size="100%"&gt;Katsumoto, T.&lt;/style&gt;&lt;/author&gt;&lt;author&gt;&lt;style face="normal" font="default" size="100%"&gt;Kitamura, T.&lt;/style&gt;&lt;/author&gt;&lt;author&gt;&lt;style face="normal" font="default" size="100%"&gt;Taniguchi, M.&lt;/style&gt;&lt;/author&gt;&lt;author&gt;&lt;style face="normal" font="default" size="100%"&gt;Koseki, H.&lt;/style&gt;&lt;/author&gt;&lt;author&gt;&lt;style face="normal" font="default" size="100%"&gt;Nakayama, T.&lt;/style&gt;&lt;/author&gt;&lt;/authors&gt;&lt;/contributors&gt;&lt;titles&gt;&lt;title&gt;&lt;style face="normal" font="default" size="100%"&gt;Regulation of Th2 cell differentiation by mel-18, a mammalian polycomb group gene&lt;/style&gt;&lt;/title&gt;&lt;secondary-title&gt;&lt;style face="normal" font="default" size="100%"&gt;Immunity&lt;/style&gt;&lt;/secondary-title&gt;&lt;/titles&gt;&lt;periodical&gt;&lt;full-title&gt;&lt;style face="normal" font="default" size="100%"&gt;Immunity&lt;/style&gt;&lt;/full-title&gt;&lt;/periodical&gt;&lt;pages&gt;&lt;style face="normal" font="default" size="100%"&gt;275-87.&lt;/style&gt;&lt;/pages&gt;&lt;volume&gt;&lt;style face="normal" font="default" size="100%"&gt;15&lt;/style&gt;&lt;/volume&gt;&lt;number&gt;&lt;style face="normal" font="default" size="100%"&gt;2&lt;/style&gt;&lt;/number&gt;&lt;keywords&gt;&lt;keyword&gt;&lt;style face="normal" font="default" size="100%"&gt;0 (DNA-Binding Proteins)&lt;/style&gt;&lt;/keyword&gt;&lt;keyword&gt;&lt;style face="normal" font="default" size="100%"&gt;0 (GATA-3 factors)&lt;/style&gt;&lt;/keyword&gt;&lt;keyword&gt;&lt;style face="normal" font="default" size="100%"&gt;0 (Repressor Proteins)&lt;/style&gt;&lt;/keyword&gt;&lt;keyword&gt;&lt;style face="normal" font="default" size="100%"&gt;0 (Rnf110 protein, mouse)&lt;/style&gt;&lt;/keyword&gt;&lt;keyword&gt;&lt;style face="normal" font="default" size="100%"&gt;0 (Trans-Activators)&lt;/style&gt;&lt;/keyword&gt;&lt;keyword&gt;&lt;style face="normal" font="default" size="100%"&gt;0 (polycomb protein, vertebrate)&lt;/style&gt;&lt;/keyword&gt;&lt;keyword&gt;&lt;style face="normal" font="default" size="100%"&gt;207137-56-2 (Interleukin-4)&lt;/style&gt;&lt;/keyword&gt;&lt;keyword&gt;&lt;style face="normal" font="default" size="100%"&gt;Animals&lt;/style&gt;&lt;/keyword&gt;&lt;keyword&gt;&lt;style face="normal" font="default" size="100%"&gt;CD4-Positive T-Lymphocytes/cytology/immunology&lt;/style&gt;&lt;/keyword&gt;&lt;keyword&gt;&lt;style face="normal" font="default" size="100%"&gt;Cell Differentiation&lt;/style&gt;&lt;/keyword&gt;&lt;keyword&gt;&lt;style face="normal" font="default" size="100%"&gt;DNA Methylation&lt;/style&gt;&lt;/keyword&gt;&lt;keyword&gt;&lt;style face="normal" font="default" size="100%"&gt;DNA-Binding Proteins/biosynthesis/*genetics&lt;/style&gt;&lt;/keyword&gt;&lt;keyword&gt;&lt;style face="normal" font="default" size="100%"&gt;Interleukin-4/genetics&lt;/style&gt;&lt;/keyword&gt;&lt;keyword&gt;&lt;style face="normal" font="default" size="100%"&gt;Mice&lt;/style&gt;&lt;/keyword&gt;&lt;keyword&gt;&lt;style face="normal" font="default" size="100%"&gt;Mice, Mutant Strains&lt;/style&gt;&lt;/keyword&gt;&lt;keyword&gt;&lt;style face="normal" font="default" size="100%"&gt;Repressor Proteins/*genetics&lt;/style&gt;&lt;/keyword&gt;&lt;keyword&gt;&lt;style face="normal" font="default" size="100%"&gt;Support, Non-U.S. Gov&amp;apos;t&lt;/style&gt;&lt;/keyword&gt;&lt;keyword&gt;&lt;style face="normal" font="default" size="100%"&gt;Th2 Cells/*cytology/*immunology&lt;/style&gt;&lt;/keyword&gt;&lt;keyword&gt;&lt;style face="normal" font="default" size="100%"&gt;Trans-Activators/biosynthesis&lt;/style&gt;&lt;/keyword&gt;&lt;/keywords&gt;&lt;dates&gt;&lt;year&gt;&lt;style face="normal" font="default" size="100%"&gt;2001&lt;/style&gt;&lt;/year&gt;&lt;pub-dates&gt;&lt;date&gt;&lt;style face="normal" font="default" size="100%"&gt;Aug&lt;/style&gt;&lt;/date&gt;&lt;/pub-dates&gt;&lt;/dates&gt;&lt;urls&gt;&lt;/urls&gt;&lt;/record&gt;&lt;/Cite&gt;&lt;/EndNote&gt;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[26, 27]</w:t>
      </w:r>
      <w:r>
        <w:rPr>
          <w:rFonts w:cs="Arial" w:ascii="Arial" w:hAnsi="Arial"/>
        </w:rPr>
      </w:r>
      <w:r>
        <w:rPr>
          <w:rFonts w:cs="Arial" w:ascii="Arial" w:hAnsi="Arial"/>
        </w:rPr>
        <w:fldChar w:fldCharType="end"/>
      </w:r>
      <w:r>
        <w:rPr>
          <w:rFonts w:cs="Arial" w:ascii="Arial" w:hAnsi="Arial"/>
        </w:rPr>
        <w:t xml:space="preserve">. There were several other shared transcripts </w:t>
      </w:r>
      <w:del w:id="134" w:author="ananda goldrath" w:date="2004-11-18T16:54:00Z">
        <w:r>
          <w:rPr>
            <w:rFonts w:cs="Arial" w:ascii="Arial" w:hAnsi="Arial"/>
          </w:rPr>
          <w:delText xml:space="preserve">whose </w:delText>
        </w:r>
      </w:del>
      <w:ins w:id="135" w:author="ananda goldrath" w:date="2004-11-18T16:54:00Z">
        <w:r>
          <w:rPr>
            <w:rFonts w:cs="Arial" w:ascii="Arial" w:hAnsi="Arial"/>
          </w:rPr>
          <w:t xml:space="preserve">with </w:t>
        </w:r>
      </w:ins>
      <w:r>
        <w:rPr>
          <w:rFonts w:cs="Arial" w:ascii="Arial" w:hAnsi="Arial"/>
        </w:rPr>
        <w:t>known function</w:t>
      </w:r>
      <w:del w:id="136" w:author="ananda goldrath" w:date="2004-11-18T16:54:00Z">
        <w:r>
          <w:rPr>
            <w:rFonts w:cs="Arial" w:ascii="Arial" w:hAnsi="Arial"/>
          </w:rPr>
          <w:delText xml:space="preserve"> is </w:delText>
        </w:r>
      </w:del>
      <w:ins w:id="137" w:author="ananda goldrath" w:date="2004-11-18T16:54:00Z">
        <w:r>
          <w:rPr>
            <w:rFonts w:cs="Arial" w:ascii="Arial" w:hAnsi="Arial"/>
          </w:rPr>
          <w:t>s</w:t>
        </w:r>
      </w:ins>
      <w:r>
        <w:rPr>
          <w:rFonts w:cs="Arial" w:ascii="Arial" w:hAnsi="Arial"/>
        </w:rPr>
        <w:t xml:space="preserve">consistent with their potentially playing a role in stem cell self-renewal. Both TnfR2 and Traf1 are known to associate within the cell, and signaling via this pathway results in inhibition of apoptosis (reviewed in </w:t>
      </w:r>
      <w:r>
        <w:fldChar w:fldCharType="begin"/>
      </w:r>
      <w:r>
        <w:rPr>
          <w:rFonts w:cs="Arial" w:ascii="Arial" w:hAnsi="Arial"/>
        </w:rPr>
        <w:instrText xml:space="preserve"> ADDIN EN.CITE &lt;EndNote&gt;&lt;Cite&gt;&lt;Author&gt;Baud&lt;/Author&gt;&lt;Year&gt;2001&lt;/Year&gt;&lt;RecNum&gt;277&lt;/RecNum&gt;&lt;record&gt;&lt;database name="lrp1-Converted.enl" path="C:\K\Resubmission\lrp1-Converted.enl"&gt;lrp1-Converted.enl&lt;/database&gt;&lt;source-app name="EndNote" version="8.0"&gt;EndNote&lt;/source-app&gt;&lt;rec-number&gt;277&lt;/rec-number&gt;&lt;ref-type name="Journal Article"&gt;17&lt;/ref-type&gt;&lt;contributors&gt;&lt;authors&gt;&lt;author&gt;&lt;style face="normal" font="default" size="100%"&gt;Baud, V.&lt;/style&gt;&lt;/author&gt;&lt;author&gt;&lt;style face="normal" font="default" size="100%"&gt;Karin, M.&lt;/style&gt;&lt;/author&gt;&lt;/authors&gt;&lt;/contributors&gt;&lt;titles&gt;&lt;title&gt;&lt;style face="normal" font="default" size="100%"&gt;Signal transduction by tumor necrosis factor and its relatives&lt;/style&gt;&lt;/title&gt;&lt;secondary-title&gt;&lt;style face="normal" font="default" size="100%"&gt;Trends Cell Biol&lt;/style&gt;&lt;/secondary-title&gt;&lt;/titles&gt;&lt;periodical&gt;&lt;full-title&gt;&lt;style face="normal" font="default" size="100%"&gt;Trends Cell Biol&lt;/style&gt;&lt;/full-title&gt;&lt;/periodical&gt;&lt;pages&gt;&lt;style face="normal" font="default" size="100%"&gt;372-7.&lt;/style&gt;&lt;/pages&gt;&lt;volume&gt;&lt;style face="normal" font="default" size="100%"&gt;11&lt;/style&gt;&lt;/volume&gt;&lt;number&gt;&lt;style face="normal" font="default" size="100%"&gt;9&lt;/style&gt;&lt;/number&gt;&lt;keywords&gt;&lt;keyword&gt;&lt;style face="normal" font="default" size="100%"&gt;0 (Antigens, CD95)&lt;/style&gt;&lt;/keyword&gt;&lt;keyword&gt;&lt;style face="normal" font="default" size="100%"&gt;0 (NF-kappa B)&lt;/style&gt;&lt;/keyword&gt;&lt;keyword&gt;&lt;style face="normal" font="default" size="100%"&gt;0 (Receptors, Tumor Necrosis Factor)&lt;/style&gt;&lt;/keyword&gt;&lt;keyword&gt;&lt;style face="normal" font="default" size="100%"&gt;0 (Transcription Factor AP-1)&lt;/style&gt;&lt;/keyword&gt;&lt;keyword&gt;&lt;style face="normal" font="default" size="100%"&gt;0 (Tumor Necrosis Factor)&lt;/style&gt;&lt;/keyword&gt;&lt;keyword&gt;&lt;style face="normal" font="default" size="100%"&gt;EC 2.7.1.37 (Mitogen-Activated Protein Kinases)&lt;/style&gt;&lt;/keyword&gt;&lt;keyword&gt;&lt;style face="normal" font="default" size="100%"&gt;EC 3.4.22.- (Caspases)&lt;/style&gt;&lt;/keyword&gt;&lt;keyword&gt;&lt;style face="normal" font="default" size="100%"&gt;Antigens, CD95/metabolism&lt;/style&gt;&lt;/keyword&gt;&lt;keyword&gt;&lt;style face="normal" font="default" size="100%"&gt;Apoptosis/physiology&lt;/style&gt;&lt;/keyword&gt;&lt;keyword&gt;&lt;style face="normal" font="default" size="100%"&gt;Caspases/metabolism&lt;/style&gt;&lt;/keyword&gt;&lt;keyword&gt;&lt;style face="normal" font="default" size="100%"&gt;Enzyme Activation/genetics&lt;/style&gt;&lt;/keyword&gt;&lt;keyword&gt;&lt;style face="normal" font="default" size="100%"&gt;Inflammation/metabolism&lt;/style&gt;&lt;/keyword&gt;&lt;keyword&gt;&lt;style face="normal" font="default" size="100%"&gt;Mitogen-Activated Protein Kinases/metabolism&lt;/style&gt;&lt;/keyword&gt;&lt;keyword&gt;&lt;style face="normal" font="default" size="100%"&gt;NF-kappa B/metabolism&lt;/style&gt;&lt;/keyword&gt;&lt;keyword&gt;&lt;style face="normal" font="default" size="100%"&gt;Receptors, Tumor Necrosis Factor/*metabolism&lt;/style&gt;&lt;/keyword&gt;&lt;keyword&gt;&lt;style face="normal" font="default" size="100%"&gt;Signal Transduction/*physiology&lt;/style&gt;&lt;/keyword&gt;&lt;keyword&gt;&lt;style face="normal" font="default" size="100%"&gt;Transcription Factor AP-1/metabolism&lt;/style&gt;&lt;/keyword&gt;&lt;keyword&gt;&lt;style face="normal" font="default" size="100%"&gt;Tumor Necrosis Factor/chemistry/genetics/*metabolism&lt;/style&gt;&lt;/keyword&gt;&lt;/keywords&gt;&lt;dates&gt;&lt;year&gt;&lt;style face="normal" font="default" size="100%"&gt;2001&lt;/style&gt;&lt;/year&gt;&lt;pub-dates&gt;&lt;date&gt;&lt;style face="normal" font="default" size="100%"&gt;Sep&lt;/style&gt;&lt;/date&gt;&lt;/pub-dates&gt;&lt;/dates&gt;&lt;urls&gt;&lt;/urls&gt;&lt;/record&gt;&lt;/Cite&gt;&lt;Cite ExcludeYear="1"&gt;&lt;Author&gt;Zapata&lt;/Author&gt;&lt;RecNum&gt;278&lt;/RecNum&gt;&lt;record&gt;&lt;database name="lrp1-Converted.enl" path="C:\K\Resubmission\lrp1-Converted.enl"&gt;lrp1-Converted.enl&lt;/database&gt;&lt;source-app name="EndNote" version="8.0"&gt;EndNote&lt;/source-app&gt;&lt;rec-number&gt;278&lt;/rec-number&gt;&lt;ref-type name="Journal Article"&gt;17&lt;/ref-type&gt;&lt;contributors&gt;&lt;authors&gt;&lt;author&gt;&lt;style face="normal" font="default" size="100%"&gt;Zapata, J. M.&lt;/style&gt;&lt;/author&gt;&lt;author&gt;&lt;style face="normal" font="default" size="100%"&gt;Reed, J. C.&lt;/style&gt;&lt;/author&gt;&lt;/authors&gt;&lt;/contributors&gt;&lt;titles&gt;&lt;title&gt;&lt;style face="normal" font="default" size="100%"&gt;TRAF1: lord without a RING&lt;/style&gt;&lt;/title&gt;&lt;/titles&gt;&lt;pages&gt;&lt;style face="normal" font="default" size="100%"&gt;PE27. Print 2002 May 21.&lt;/style&gt;&lt;/pages&gt;&lt;keywords&gt;&lt;keyword&gt;&lt;style face="normal" font="default" size="100%"&gt;0 (Proteins)&lt;/style&gt;&lt;/keyword&gt;&lt;keyword&gt;&lt;style face="normal" font="default" size="100%"&gt;0 (Receptors, Tumor Necrosis Factor)&lt;/style&gt;&lt;/keyword&gt;&lt;keyword&gt;&lt;style face="normal" font="default" size="100%"&gt;0 (TNF receptor-associated factor 1)&lt;/style&gt;&lt;/keyword&gt;&lt;keyword&gt;&lt;style face="normal" font="default" size="100%"&gt;Animals&lt;/style&gt;&lt;/keyword&gt;&lt;keyword&gt;&lt;style face="normal" font="default" size="100%"&gt;Human&lt;/style&gt;&lt;/keyword&gt;&lt;keyword&gt;&lt;style face="normal" font="default" size="100%"&gt;Proteins/*chemistry/genetics/*physiology&lt;/style&gt;&lt;/keyword&gt;&lt;keyword&gt;&lt;style face="normal" font="default" size="100%"&gt;Receptors, Tumor Necrosis Factor/chemistry/genetics/physiology&lt;/style&gt;&lt;/keyword&gt;&lt;keyword&gt;&lt;style face="normal" font="default" size="100%"&gt;Support, U.S. Gov&amp;apos;t, P.H.S.&lt;/style&gt;&lt;/keyword&gt;&lt;/keywords&gt;&lt;dates&gt;&lt;/dates&gt;&lt;urls&gt;&lt;/urls&gt;&lt;/record&gt;&lt;/Cite&gt;&lt;/EndNote&gt;</w:instrText>
      </w:r>
      <w:r>
        <w:rPr>
          <w:rFonts w:cs="Arial" w:ascii="Arial" w:hAnsi="Arial"/>
        </w:rPr>
      </w:r>
      <w:r>
        <w:rPr>
          <w:rFonts w:cs="Arial" w:ascii="Arial" w:hAnsi="Arial"/>
        </w:rPr>
        <w:fldChar w:fldCharType="separate"/>
      </w:r>
      <w:r>
        <w:rPr>
          <w:rFonts w:cs="Arial" w:ascii="Arial" w:hAnsi="Arial"/>
        </w:rPr>
        <w:t>[28, 29]</w:t>
      </w:r>
      <w:r>
        <w:rPr>
          <w:rFonts w:cs="Arial" w:ascii="Arial" w:hAnsi="Arial"/>
        </w:rPr>
      </w:r>
      <w:r>
        <w:rPr>
          <w:rFonts w:cs="Arial" w:ascii="Arial" w:hAnsi="Arial"/>
        </w:rPr>
        <w:fldChar w:fldCharType="end"/>
      </w:r>
      <w:r>
        <w:rPr>
          <w:rFonts w:cs="Arial" w:ascii="Arial" w:hAnsi="Arial"/>
        </w:rPr>
        <w:t xml:space="preserve">. Finally, the stromal-derived cytokine EDR has been shown to play a role in the survival of several different cell types </w:t>
      </w:r>
      <w:r>
        <w:fldChar w:fldCharType="begin"/>
      </w:r>
      <w:r>
        <w:rPr>
          <w:rFonts w:cs="Arial" w:ascii="Arial" w:hAnsi="Arial"/>
        </w:rPr>
        <w:instrText xml:space="preserve"> ADDIN EN.CITE &lt;EndNote&gt;&lt;Cite&gt;&lt;Author&gt;Dormer&lt;/Author&gt;&lt;Year&gt;2004&lt;/Year&gt;&lt;RecNum&gt;276&lt;/RecNum&gt;&lt;record&gt;&lt;database name="lrp1-Converted.enl" path="C:\K\Resubmission\lrp1-Converted.enl"&gt;lrp1-Converted.enl&lt;/database&gt;&lt;source-app name="EndNote" version="8.0"&gt;EndNote&lt;/source-app&gt;&lt;rec-number&gt;276&lt;/rec-number&gt;&lt;ref-type name="Journal Article"&gt;17&lt;/ref-type&gt;&lt;contributors&gt;&lt;authors&gt;&lt;author&gt;&lt;style face="normal" font="default" size="100%"&gt;Dormer, P.&lt;/style&gt;&lt;/author&gt;&lt;author&gt;&lt;style face="normal" font="default" size="100%"&gt;Spitzer, E.&lt;/style&gt;&lt;/author&gt;&lt;author&gt;&lt;style face="normal" font="default" size="100%"&gt;Moller, W.&lt;/style&gt;&lt;/author&gt;&lt;/authors&gt;&lt;/contributors&gt;&lt;titles&gt;&lt;title&gt;&lt;style face="normal" font="default" size="100%"&gt;EDR is a stress-related survival factor from stroma and other tissues acting on early haematopoietic progenitors (E-Mix)&lt;/style&gt;&lt;/title&gt;&lt;secondary-title&gt;&lt;style face="normal" font="default" size="100%"&gt;Cytokine&lt;/style&gt;&lt;/secondary-title&gt;&lt;/titles&gt;&lt;periodical&gt;&lt;full-title&gt;&lt;style face="normal" font="default" size="100%"&gt;Cytokine&lt;/style&gt;&lt;/full-title&gt;&lt;/periodical&gt;&lt;pages&gt;&lt;style face="normal" font="default" size="100%"&gt;47-57.&lt;/style&gt;&lt;/pages&gt;&lt;volume&gt;&lt;style face="normal" font="default" size="100%"&gt;27&lt;/style&gt;&lt;/volume&gt;&lt;number&gt;&lt;style face="normal" font="default" size="100%"&gt;2-3&lt;/style&gt;&lt;/number&gt;&lt;dates&gt;&lt;year&gt;&lt;style face="normal" font="default" size="100%"&gt;2004&lt;/style&gt;&lt;/year&gt;&lt;pub-dates&gt;&lt;date&gt;&lt;style face="normal" font="default" size="100%"&gt;Jul 21-Aug 7&lt;/style&gt;&lt;/date&gt;&lt;/pub-dates&gt;&lt;/dates&gt;&lt;urls&gt;&lt;/urls&gt;&lt;/record&gt;&lt;/Cite&gt;&lt;/EndNote&gt;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[30]</w:t>
      </w:r>
      <w:r>
        <w:rPr>
          <w:rFonts w:cs="Arial" w:ascii="Arial" w:hAnsi="Arial"/>
        </w:rPr>
      </w:r>
      <w:r>
        <w:rPr>
          <w:rFonts w:cs="Arial" w:ascii="Arial" w:hAnsi="Arial"/>
        </w:rPr>
        <w:fldChar w:fldCharType="end"/>
      </w:r>
      <w:r>
        <w:rPr>
          <w:rFonts w:cs="Arial" w:ascii="Arial" w:hAnsi="Arial"/>
        </w:rPr>
        <w:t>. Taken together, the presence of these transcripts previously been shown to play a role in self-renewal and/or survival supports the general hypothesis that the shared transcripts in both memory CD8</w:t>
      </w:r>
      <w:r>
        <w:rPr>
          <w:rFonts w:cs="Arial" w:ascii="Arial" w:hAnsi="Arial"/>
          <w:vertAlign w:val="superscript"/>
        </w:rPr>
        <w:t>+</w:t>
      </w:r>
      <w:r>
        <w:rPr>
          <w:rFonts w:cs="Arial" w:ascii="Arial" w:hAnsi="Arial"/>
        </w:rPr>
        <w:t xml:space="preserve"> T cells and Lt-HSC represent a self-renewal molecular signature.</w:t>
      </w:r>
    </w:p>
    <w:p>
      <w:pPr>
        <w:pStyle w:val="Normal"/>
        <w:spacing w:lineRule="auto" w:line="720" w:before="240" w:after="120"/>
        <w:ind w:firstLine="720"/>
        <w:jc w:val="both"/>
        <w:rPr/>
      </w:pPr>
      <w:r>
        <w:rPr>
          <w:rFonts w:cs="Arial" w:ascii="Arial" w:hAnsi="Arial"/>
        </w:rPr>
        <w:t xml:space="preserve">We were interested in determining whether </w:t>
      </w:r>
      <w:del w:id="138" w:author="ananda goldrath" w:date="2004-11-18T16:55:00Z">
        <w:r>
          <w:rPr>
            <w:rFonts w:cs="Arial" w:ascii="Arial" w:hAnsi="Arial"/>
          </w:rPr>
          <w:delText>these shared</w:delText>
        </w:r>
      </w:del>
      <w:ins w:id="139" w:author="ananda goldrath" w:date="2004-11-18T16:55:00Z">
        <w:r>
          <w:rPr>
            <w:rFonts w:cs="Arial" w:ascii="Arial" w:hAnsi="Arial"/>
          </w:rPr>
          <w:t>the</w:t>
        </w:r>
      </w:ins>
      <w:r>
        <w:rPr>
          <w:rFonts w:cs="Arial" w:ascii="Arial" w:hAnsi="Arial"/>
        </w:rPr>
        <w:t xml:space="preserve"> transcripts </w:t>
      </w:r>
      <w:ins w:id="140" w:author="ananda goldrath" w:date="2004-11-18T16:55:00Z">
        <w:r>
          <w:rPr>
            <w:rFonts w:cs="Arial" w:ascii="Arial" w:hAnsi="Arial"/>
          </w:rPr>
          <w:t xml:space="preserve">shared </w:t>
        </w:r>
      </w:ins>
      <w:r>
        <w:rPr>
          <w:rFonts w:cs="Arial" w:ascii="Arial" w:hAnsi="Arial"/>
        </w:rPr>
        <w:t xml:space="preserve">between memory and Lt-HSC were also enriched in other stem cell comparisons. In order to address this issue, we pooled together our T cell data with </w:t>
      </w:r>
      <w:del w:id="141" w:author="ananda goldrath" w:date="2004-11-18T16:55:00Z">
        <w:r>
          <w:rPr>
            <w:rFonts w:cs="Arial" w:ascii="Arial" w:hAnsi="Arial"/>
          </w:rPr>
          <w:delText xml:space="preserve">all </w:delText>
        </w:r>
      </w:del>
      <w:r>
        <w:rPr>
          <w:rFonts w:cs="Arial" w:ascii="Arial" w:hAnsi="Arial"/>
        </w:rPr>
        <w:t xml:space="preserve">the </w:t>
      </w:r>
      <w:ins w:id="142" w:author="ananda goldrath" w:date="2004-11-18T16:55:00Z">
        <w:r>
          <w:rPr>
            <w:rFonts w:cs="Arial" w:ascii="Arial" w:hAnsi="Arial"/>
          </w:rPr>
          <w:t xml:space="preserve">complete </w:t>
        </w:r>
      </w:ins>
      <w:r>
        <w:rPr>
          <w:rFonts w:cs="Arial" w:ascii="Arial" w:hAnsi="Arial"/>
        </w:rPr>
        <w:t xml:space="preserve">published data sets from Ivanova et.al., including their adult and fetal hematopoietic stem cells as well as embryonic and neural stem cells </w:t>
      </w:r>
      <w:r>
        <w:fldChar w:fldCharType="begin"/>
      </w:r>
      <w:r>
        <w:rPr>
          <w:rFonts w:cs="Arial" w:ascii="Arial" w:hAnsi="Arial"/>
        </w:rPr>
        <w:instrText xml:space="preserve"> ADDIN EN.CITE &lt;EndNote&gt;&lt;Cite&gt;&lt;Author&gt;Ivanova&lt;/Author&gt;&lt;Year&gt;2002&lt;/Year&gt;&lt;RecNum&gt;262&lt;/RecNum&gt;&lt;record&gt;&lt;database name="lrp1-Converted.enl" path="C:\K\Resubmission\lrp1-Converted.enl"&gt;lrp1-Converted.enl&lt;/database&gt;&lt;source-app name="EndNote" version="8.0"&gt;EndNote&lt;/source-app&gt;&lt;rec-number&gt;262&lt;/rec-number&gt;&lt;ref-type name="Journal Article"&gt;17&lt;/ref-type&gt;&lt;contributors&gt;&lt;authors&gt;&lt;author&gt;&lt;style face="normal" font="default" size="100%"&gt;Ivanova, N. B.&lt;/style&gt;&lt;/author&gt;&lt;author&gt;&lt;style face="normal" font="default" size="100%"&gt;Dimos, J. T.&lt;/style&gt;&lt;/author&gt;&lt;author&gt;&lt;style face="normal" font="default" size="100%"&gt;Schaniel, C.&lt;/style&gt;&lt;/author&gt;&lt;author&gt;&lt;style face="normal" font="default" size="100%"&gt;Hackney, J. A.&lt;/style&gt;&lt;/author&gt;&lt;author&gt;&lt;style face="normal" font="default" size="100%"&gt;Moore, K. A.&lt;/style&gt;&lt;/author&gt;&lt;author&gt;&lt;style face="normal" font="default" size="100%"&gt;Lemischka, I. R.&lt;/style&gt;&lt;/author&gt;&lt;/authors&gt;&lt;/contributors&gt;&lt;titles&gt;&lt;title&gt;&lt;style face="normal" font="default" size="100%"&gt;A stem cell molecular signature&lt;/style&gt;&lt;/title&gt;&lt;secondary-title&gt;&lt;style face="normal" font="default" size="100%"&gt;Science&lt;/style&gt;&lt;/secondary-title&gt;&lt;/titles&gt;&lt;periodical&gt;&lt;full-title&gt;&lt;style face="normal" font="default" size="100%"&gt;Science&lt;/style&gt;&lt;/full-title&gt;&lt;/periodical&gt;&lt;pages&gt;&lt;style face="normal" font="default" size="100%"&gt;601-4. Epub 2002 Sep 12.&lt;/style&gt;&lt;/pages&gt;&lt;volume&gt;&lt;style face="normal" font="default" size="100%"&gt;298&lt;/style&gt;&lt;/volume&gt;&lt;number&gt;&lt;style face="normal" font="default" size="100%"&gt;5593&lt;/style&gt;&lt;/number&gt;&lt;keywords&gt;&lt;keyword&gt;&lt;style face="normal" font="default" size="100%"&gt;Adult&lt;/style&gt;&lt;/keyword&gt;&lt;keyword&gt;&lt;style face="normal" font="default" size="100%"&gt;Animals&lt;/style&gt;&lt;/keyword&gt;&lt;keyword&gt;&lt;style face="normal" font="default" size="100%"&gt;Cell Communication&lt;/style&gt;&lt;/keyword&gt;&lt;keyword&gt;&lt;style face="normal" font="default" size="100%"&gt;Cell Cycle&lt;/style&gt;&lt;/keyword&gt;&lt;keyword&gt;&lt;style face="normal" font="default" size="100%"&gt;Cell Differentiation&lt;/style&gt;&lt;/keyword&gt;&lt;keyword&gt;&lt;style face="normal" font="default" size="100%"&gt;Cell Line&lt;/style&gt;&lt;/keyword&gt;&lt;keyword&gt;&lt;style face="normal" font="default" size="100%"&gt;Cell Lineage&lt;/style&gt;&lt;/keyword&gt;&lt;keyword&gt;&lt;style face="normal" font="default" size="100%"&gt;Cell Separation&lt;/style&gt;&lt;/keyword&gt;&lt;keyword&gt;&lt;style face="normal" font="default" size="100%"&gt;Cells, Cultured&lt;/style&gt;&lt;/keyword&gt;&lt;keyword&gt;&lt;style face="normal" font="default" size="100%"&gt;Comparative Study&lt;/style&gt;&lt;/keyword&gt;&lt;keyword&gt;&lt;style face="normal" font="default" size="100%"&gt;Computational Biology&lt;/style&gt;&lt;/keyword&gt;&lt;keyword&gt;&lt;style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size="100%"&gt;Genes, Homeobox&lt;/style&gt;&lt;/keyword&gt;&lt;keyword&gt;&lt;style face="normal" font="default" size="100%"&gt;Hematopoiesis&lt;/style&gt;&lt;/keyword&gt;&lt;keyword&gt;&lt;style face="normal" font="default" size="100%"&gt;Hematopoietic Stem Cell Transplantation&lt;/style&gt;&lt;/keyword&gt;&lt;keyword&gt;&lt;style face="normal" font="default" size="100%"&gt;Hematopoietic Stem Cells/*physiology&lt;/style&gt;&lt;/keyword&gt;&lt;keyword&gt;&lt;style face="normal" font="default" size="100%"&gt;Human&lt;/style&gt;&lt;/keyword&gt;&lt;keyword&gt;&lt;style face="normal" font="default" size="100%"&gt;Mice&lt;/style&gt;&lt;/keyword&gt;&lt;keyword&gt;&lt;style face="normal" font="default" size="100%"&gt;Neurons/cytology&lt;/style&gt;&lt;/keyword&gt;&lt;keyword&gt;&lt;style face="normal" font="default" size="100%"&gt;Oligonucleotide Array Sequence Analysis&lt;/style&gt;&lt;/keyword&gt;&lt;keyword&gt;&lt;style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size="100%"&gt;Totipotent Stem Cells/*physiology&lt;/style&gt;&lt;/keyword&gt;&lt;keyword&gt;&lt;style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[18]</w:t>
      </w:r>
      <w:r>
        <w:rPr>
          <w:rFonts w:cs="Arial" w:ascii="Arial" w:hAnsi="Arial"/>
        </w:rPr>
      </w:r>
      <w:r>
        <w:rPr>
          <w:rFonts w:cs="Arial" w:ascii="Arial" w:hAnsi="Arial"/>
        </w:rPr>
        <w:fldChar w:fldCharType="end"/>
      </w:r>
      <w:r>
        <w:rPr>
          <w:rFonts w:cs="Arial" w:ascii="Arial" w:hAnsi="Arial"/>
        </w:rPr>
        <w:t xml:space="preserve">; the data sets from Ramalho-Santos et. al. which included adult hematopoietic stem cells as well as neural and embryonic stem cells </w:t>
      </w:r>
      <w:r>
        <w:fldChar w:fldCharType="begin"/>
      </w:r>
      <w:r>
        <w:rPr>
          <w:rFonts w:cs="Arial" w:ascii="Arial" w:hAnsi="Arial"/>
        </w:rPr>
        <w:instrText xml:space="preserve"> ADDIN EN.CITE &lt;EndNote&gt;&lt;Cite&gt;&lt;Author&gt;Ramalho-Santos&lt;/Author&gt;&lt;Year&gt;2002&lt;/Year&gt;&lt;RecNum&gt;263&lt;/RecNum&gt;&lt;record&gt;&lt;database name="lrp1-Converted.enl" path="C:\K\Resubmission\lrp1-Converted.enl"&gt;lrp1-Converted.enl&lt;/database&gt;&lt;source-app name="EndNote" version="8.0"&gt;EndNote&lt;/source-app&gt;&lt;rec-number&gt;263&lt;/rec-number&gt;&lt;ref-type name="Journal Article"&gt;17&lt;/ref-type&gt;&lt;contributors&gt;&lt;authors&gt;&lt;author&gt;&lt;style face="normal" font="default" size="100%"&gt;Ramalho-Santos, M.&lt;/style&gt;&lt;/author&gt;&lt;author&gt;&lt;style face="normal" font="default" size="100%"&gt;Yoon, S.&lt;/style&gt;&lt;/author&gt;&lt;author&gt;&lt;style face="normal" font="default" size="100%"&gt;Matsuzaki, Y.&lt;/style&gt;&lt;/author&gt;&lt;author&gt;&lt;style face="normal" font="default" size="100%"&gt;Mulligan, R. C.&lt;/style&gt;&lt;/author&gt;&lt;author&gt;&lt;style face="normal" font="default" size="100%"&gt;Melton, D. A.&lt;/style&gt;&lt;/author&gt;&lt;/authors&gt;&lt;/contributors&gt;&lt;titles&gt;&lt;title&gt;&lt;style face="normal" font="default" size="100%"&gt;&amp;quot;Stemness&amp;quot;: transcriptional profiling of embryonic and adult stem cells&lt;/style&gt;&lt;/title&gt;&lt;secondary-title&gt;&lt;style face="normal" font="default" size="100%"&gt;Science&lt;/style&gt;&lt;/secondary-title&gt;&lt;/titles&gt;&lt;periodical&gt;&lt;full-title&gt;&lt;style face="normal" font="default" size="100%"&gt;Science&lt;/style&gt;&lt;/full-title&gt;&lt;/periodical&gt;&lt;pages&gt;&lt;style face="normal" font="default" size="100%"&gt;597-600. Epub 2002 Sep 12.&lt;/style&gt;&lt;/pages&gt;&lt;volume&gt;&lt;style face="normal" font="default" size="100%"&gt;298&lt;/style&gt;&lt;/volume&gt;&lt;number&gt;&lt;style face="normal" font="default" size="100%"&gt;5593&lt;/style&gt;&lt;/number&gt;&lt;keywords&gt;&lt;keyword&gt;&lt;style face="normal" font="default" size="100%"&gt;0 (ATP-Binding Cassette Transporters)&lt;/style&gt;&lt;/keyword&gt;&lt;keyword&gt;&lt;style face="normal" font="default" size="100%"&gt;EC 5.99.- (DNA Helicases)&lt;/style&gt;&lt;/keyword&gt;&lt;keyword&gt;&lt;style face="normal" font="default" size="100%"&gt;ATP-Binding Cassette Transporters/genetics/metabolism&lt;/style&gt;&lt;/keyword&gt;&lt;keyword&gt;&lt;style face="normal" font="default" size="100%"&gt;Animals&lt;/style&gt;&lt;/keyword&gt;&lt;keyword&gt;&lt;style face="normal" font="default" size="100%"&gt;Bone Marrow Cells/physiology&lt;/style&gt;&lt;/keyword&gt;&lt;keyword&gt;&lt;style face="normal" font="default" size="100%"&gt;Cell Differentiation&lt;/style&gt;&lt;/keyword&gt;&lt;keyword&gt;&lt;style face="normal" font="default" size="100%"&gt;Comparative Study&lt;/style&gt;&lt;/keyword&gt;&lt;keyword&gt;&lt;style face="normal" font="default" size="100%"&gt;DNA Helicases/genetics/metabolism&lt;/style&gt;&lt;/keyword&gt;&lt;keyword&gt;&lt;style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 Expression Regulation&lt;/style&gt;&lt;/keyword&gt;&lt;keyword&gt;&lt;style face="normal" font="default" size="100%"&gt;Hematopoietic Stem Cells/*physiology&lt;/style&gt;&lt;/keyword&gt;&lt;keyword&gt;&lt;style face="normal" font="default" size="100%"&gt;Lateral Ventricles/cytology&lt;/style&gt;&lt;/keyword&gt;&lt;keyword&gt;&lt;style face="normal" font="default" size="100%"&gt;Mice&lt;/style&gt;&lt;/keyword&gt;&lt;keyword&gt;&lt;style face="normal" font="default" size="100%"&gt;Mice, Inbred C57BL&lt;/style&gt;&lt;/keyword&gt;&lt;keyword&gt;&lt;style face="normal" font="default" size="100%"&gt;Neurons/*cytology&lt;/style&gt;&lt;/keyword&gt;&lt;keyword&gt;&lt;style face="normal" font="default" size="100%"&gt;Oligonucleotide Array Sequence Analysis&lt;/style&gt;&lt;/keyword&gt;&lt;keyword&gt;&lt;style face="normal" font="default" size="100%"&gt;Oxidative Stress&lt;/style&gt;&lt;/keyword&gt;&lt;keyword&gt;&lt;style face="normal" font="default" size="100%"&gt;Reproducibility of Results&lt;/style&gt;&lt;/keyword&gt;&lt;keyword&gt;&lt;style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[31]</w:t>
      </w:r>
      <w:r>
        <w:rPr>
          <w:rFonts w:cs="Arial" w:ascii="Arial" w:hAnsi="Arial"/>
        </w:rPr>
      </w:r>
      <w:r>
        <w:rPr>
          <w:rFonts w:cs="Arial" w:ascii="Arial" w:hAnsi="Arial"/>
        </w:rPr>
        <w:fldChar w:fldCharType="end"/>
      </w:r>
      <w:r>
        <w:rPr>
          <w:rFonts w:cs="Arial" w:ascii="Arial" w:hAnsi="Arial"/>
        </w:rPr>
        <w:t xml:space="preserve">; and the data sets from Akashi et. al. which included adult LtHSC and StHSC populations </w:t>
      </w:r>
      <w:r>
        <w:fldChar w:fldCharType="begin"/>
      </w:r>
      <w:r>
        <w:rPr>
          <w:rFonts w:cs="Arial" w:ascii="Arial" w:hAnsi="Arial"/>
        </w:rPr>
        <w:instrText xml:space="preserve"> ADDIN EN.CITE &lt;EndNote&gt;&lt;Cite&gt;&lt;Author&gt;Akashi&lt;/Author&gt;&lt;Year&gt;2003&lt;/Year&gt;&lt;RecNum&gt;266&lt;/RecNum&gt;&lt;record&gt;&lt;database name="lrp1-Converted.enl" path="C:\K\Resubmission\lrp1-Converted.enl"&gt;lrp1-Converted.enl&lt;/database&gt;&lt;source-app name="EndNote" version="8.0"&gt;EndNote&lt;/source-app&gt;&lt;rec-number&gt;266&lt;/rec-number&gt;&lt;ref-type name="Journal Article"&gt;17&lt;/ref-type&gt;&lt;contributors&gt;&lt;authors&gt;&lt;author&gt;&lt;style face="normal" font="default" size="100%"&gt;Akashi, K.&lt;/style&gt;&lt;/author&gt;&lt;author&gt;&lt;style face="normal" font="default" size="100%"&gt;He, X.&lt;/style&gt;&lt;/author&gt;&lt;author&gt;&lt;style face="normal" font="default" size="100%"&gt;Chen, J.&lt;/style&gt;&lt;/author&gt;&lt;author&gt;&lt;style face="normal" font="default" size="100%"&gt;Iwasaki, H.&lt;/style&gt;&lt;/author&gt;&lt;author&gt;&lt;style face="normal" font="default" size="100%"&gt;Niu, C.&lt;/style&gt;&lt;/author&gt;&lt;author&gt;&lt;style face="normal" font="default" size="100%"&gt;Steenhard, B.&lt;/style&gt;&lt;/author&gt;&lt;author&gt;&lt;style face="normal" font="default" size="100%"&gt;Zhang, J.&lt;/style&gt;&lt;/author&gt;&lt;author&gt;&lt;style face="normal" font="default" size="100%"&gt;Haug, J.&lt;/style&gt;&lt;/author&gt;&lt;author&gt;&lt;style face="normal" font="default" size="100%"&gt;Li, L.&lt;/style&gt;&lt;/author&gt;&lt;/authors&gt;&lt;/contributors&gt;&lt;titles&gt;&lt;title&gt;&lt;style face="normal" font="default" size="100%"&gt;Transcriptional accessibility for genes of multiple tissues and hematopoietic lineages is hierarchically controlled during early hematopoiesis&lt;/style&gt;&lt;/title&gt;&lt;secondary-title&gt;&lt;style face="normal" font="default" size="100%"&gt;Blood&lt;/style&gt;&lt;/secondary-title&gt;&lt;/titles&gt;&lt;periodical&gt;&lt;full-title&gt;&lt;style face="normal" font="default" size="100%"&gt;Blood&lt;/style&gt;&lt;/full-title&gt;&lt;/periodical&gt;&lt;pages&gt;&lt;style face="normal" font="default" size="100%"&gt;383-9. Epub 2002 Sep 05.&lt;/style&gt;&lt;/pages&gt;&lt;volume&gt;&lt;style face="normal" font="default" size="100%"&gt;101&lt;/style&gt;&lt;/volume&gt;&lt;number&gt;&lt;style face="normal" font="default" size="100%"&gt;2&lt;/style&gt;&lt;/number&gt;&lt;keywords&gt;&lt;keyword&gt;&lt;style face="normal" font="default" size="100%"&gt;63231-63-0 (rna)&lt;/style&gt;&lt;/keyword&gt;&lt;keyword&gt;&lt;style face="normal" font="default" size="100%"&gt;Animals&lt;/style&gt;&lt;/keyword&gt;&lt;keyword&gt;&lt;style face="normal" font="default" size="100%"&gt;Cell Differentiation&lt;/style&gt;&lt;/keyword&gt;&lt;keyword&gt;&lt;style face="normal" font="default" size="100%"&gt;Cell Lineage&lt;/style&gt;&lt;/keyword&gt;&lt;keyword&gt;&lt;style face="normal" font="default" size="100%"&gt;Gene Expression Profiling&lt;/style&gt;&lt;/keyword&gt;&lt;keyword&gt;&lt;style face="normal" font="default" size="100%"&gt;Gene Expression Regulation/*physiology&lt;/style&gt;&lt;/keyword&gt;&lt;keyword&gt;&lt;style face="normal" font="default" size="100%"&gt;Hematopoiesis/*genetics&lt;/style&gt;&lt;/keyword&gt;&lt;keyword&gt;&lt;style face="normal" font="default" size="100%"&gt;Hematopoietic Stem Cells/cytology/*metabolism&lt;/style&gt;&lt;/keyword&gt;&lt;keyword&gt;&lt;style face="normal" font="default" size="100%"&gt;Mice&lt;/style&gt;&lt;/keyword&gt;&lt;keyword&gt;&lt;style face="normal" font="default" size="100%"&gt;Mice, Inbred C57BL&lt;/style&gt;&lt;/keyword&gt;&lt;keyword&gt;&lt;style face="normal" font="default" size="100%"&gt;RNA/analysis&lt;/style&gt;&lt;/keyword&gt;&lt;keyword&gt;&lt;style face="normal" font="default" size="100%"&gt;Reverse Transcriptase Polymerase Chain Reaction&lt;/style&gt;&lt;/keyword&gt;&lt;keyword&gt;&lt;style face="normal" font="default" size="100%"&gt;Support, Non-U.S. Gov&amp;apos;t&lt;/style&gt;&lt;/keyword&gt;&lt;keyword&gt;&lt;style face="normal" font="default" size="100%"&gt;Transcription, Genetic/*genetics&lt;/style&gt;&lt;/keyword&gt;&lt;/keywords&gt;&lt;dates&gt;&lt;year&gt;&lt;style face="normal" font="default" size="100%"&gt;2003&lt;/style&gt;&lt;/year&gt;&lt;pub-dates&gt;&lt;date&gt;&lt;style face="normal" font="default" size="100%"&gt;Jan 15&lt;/style&gt;&lt;/date&gt;&lt;/pub-dates&gt;&lt;/dates&gt;&lt;urls&gt;&lt;/urls&gt;&lt;/record&gt;&lt;/Cite&gt;&lt;/EndNote&gt;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[32]</w:t>
      </w:r>
      <w:r>
        <w:rPr>
          <w:rFonts w:cs="Arial" w:ascii="Arial" w:hAnsi="Arial"/>
        </w:rPr>
      </w:r>
      <w:r>
        <w:rPr>
          <w:rFonts w:cs="Arial" w:ascii="Arial" w:hAnsi="Arial"/>
        </w:rPr>
        <w:fldChar w:fldCharType="end"/>
      </w:r>
      <w:r>
        <w:rPr>
          <w:rFonts w:cs="Arial" w:ascii="Arial" w:hAnsi="Arial"/>
        </w:rPr>
        <w:t>. These data sets were normalized together and analyzed as above using affylmGUI. Intriguingly, the vast majority of those genes whose expression we had previously identified as enriched in memory T cells and LtHSC were also enriched in the adult hematopoietic stem cell populations from Ramalho-Santos et.al. and Akashi et.al. (</w:t>
      </w:r>
      <w:r>
        <w:rPr>
          <w:rFonts w:cs="Arial" w:ascii="Arial" w:hAnsi="Arial"/>
          <w:b/>
        </w:rPr>
        <w:t>Table II</w:t>
      </w:r>
      <w:r>
        <w:rPr>
          <w:rFonts w:cs="Arial" w:ascii="Arial" w:hAnsi="Arial"/>
        </w:rPr>
        <w:t>). Furthermore, most of the shared transcripts were also enriched in fetal liver hematopoietic precursor populations. This provided important external confirmation of our findings, suggesting that this shared signature holds true for all hematopoietic self-renewing populations tested. However, there was not a consistent enrichment in either NSC or ESC populations (data not shown). Therefore this signature does not seem to be conserved with stem cell populations outside of the hematopoietic system.</w:t>
      </w:r>
    </w:p>
    <w:p>
      <w:pPr>
        <w:pStyle w:val="Heading1"/>
        <w:spacing w:lineRule="auto" w:line="720"/>
        <w:jc w:val="both"/>
        <w:rPr>
          <w:rFonts w:ascii="Arial" w:hAnsi="Arial" w:cs="Arial"/>
        </w:rPr>
      </w:pPr>
      <w:r>
        <w:rPr>
          <w:rFonts w:cs="Arial" w:ascii="Arial" w:hAnsi="Arial"/>
        </w:rPr>
        <w:t>Discussion</w:t>
      </w:r>
    </w:p>
    <w:p>
      <w:pPr>
        <w:pStyle w:val="Normal"/>
        <w:spacing w:lineRule="auto" w:line="720" w:before="240" w:after="120"/>
        <w:jc w:val="both"/>
        <w:rPr/>
      </w:pPr>
      <w:r>
        <w:rPr>
          <w:rFonts w:cs="Arial" w:ascii="Arial" w:hAnsi="Arial"/>
        </w:rPr>
        <w:tab/>
        <w:t xml:space="preserve">Several authors have posited that memory T cells are similar to stem cells in their ability to both self-renew and maintain the ability for further differentiation </w:t>
      </w:r>
      <w:r>
        <w:fldChar w:fldCharType="begin"/>
      </w:r>
      <w:r>
        <w:rPr>
          <w:rFonts w:cs="Arial" w:ascii="Arial" w:hAnsi="Arial"/>
        </w:rPr>
        <w:instrText xml:space="preserve"> ADDIN EN.CITE &lt;EndNote&gt;&lt;Cite&gt;&lt;Author&gt;Fearon&lt;/Author&gt;&lt;Year&gt;2001&lt;/Year&gt;&lt;RecNum&gt;259&lt;/RecNum&gt;&lt;record&gt;&lt;database name="lrp1-Converted.enl" path="C:\K\Resubmission\lrp1-Converted.enl"&gt;lrp1-Converted.enl&lt;/database&gt;&lt;source-app name="EndNote" version="8.0"&gt;EndNote&lt;/source-app&gt;&lt;rec-number&gt;259&lt;/rec-number&gt;&lt;ref-type name="Journal Article"&gt;17&lt;/ref-type&gt;&lt;contributors&gt;&lt;authors&gt;&lt;author&gt;&lt;style face="normal" font="default" size="100%"&gt;Fearon, D. T.&lt;/style&gt;&lt;/author&gt;&lt;author&gt;&lt;style face="normal" font="default" size="100%"&gt;Manders, P.&lt;/style&gt;&lt;/author&gt;&lt;author&gt;&lt;style face="normal" font="default" size="100%"&gt;Wagner, S. D.&lt;/style&gt;&lt;/author&gt;&lt;/authors&gt;&lt;/contributors&gt;&lt;titles&gt;&lt;title&gt;&lt;style face="normal" font="default" size="100%"&gt;Arrested differentiation, the self-renewing memory lymphocyte, and vaccination&lt;/style&gt;&lt;/title&gt;&lt;secondary-title&gt;&lt;style face="normal" font="default" size="100%"&gt;Science&lt;/style&gt;&lt;/secondary-title&gt;&lt;/titles&gt;&lt;periodical&gt;&lt;full-title&gt;&lt;style face="normal" font="default" size="100%"&gt;Science&lt;/style&gt;&lt;/full-title&gt;&lt;/periodical&gt;&lt;pages&gt;&lt;style face="normal" font="default" size="100%"&gt;248-50.&lt;/style&gt;&lt;/pages&gt;&lt;volume&gt;&lt;style face="normal" font="default" size="100%"&gt;293&lt;/style&gt;&lt;/volume&gt;&lt;number&gt;&lt;style face="normal" font="default" size="100%"&gt;5528&lt;/style&gt;&lt;/number&gt;&lt;keywords&gt;&lt;keyword&gt;&lt;style face="normal" font="default" size="100%"&gt;0 (DNA-Binding Proteins)&lt;/style&gt;&lt;/keyword&gt;&lt;keyword&gt;&lt;style face="normal" font="default" size="100%"&gt;0 (Proto-Oncogene Proteins)&lt;/style&gt;&lt;/keyword&gt;&lt;keyword&gt;&lt;style face="normal" font="default" size="100%"&gt;0 (Receptors, Antigen)&lt;/style&gt;&lt;/keyword&gt;&lt;keyword&gt;&lt;style face="normal" font="default" size="100%"&gt;0 (Transcription Factors)&lt;/style&gt;&lt;/keyword&gt;&lt;keyword&gt;&lt;style face="normal" font="default" size="100%"&gt;0 (proto-oncogene protein bcl-6)&lt;/style&gt;&lt;/keyword&gt;&lt;keyword&gt;&lt;style face="normal" font="default" size="100%"&gt;Animals&lt;/style&gt;&lt;/keyword&gt;&lt;keyword&gt;&lt;style face="normal" font="default" size="100%"&gt;B-Lymphocytes/immunology&lt;/style&gt;&lt;/keyword&gt;&lt;keyword&gt;&lt;style face="normal" font="default" size="100%"&gt;*Cell Differentiation&lt;/style&gt;&lt;/keyword&gt;&lt;keyword&gt;&lt;style face="normal" font="default" size="100%"&gt;DNA-Binding Proteins/physiology&lt;/style&gt;&lt;/keyword&gt;&lt;keyword&gt;&lt;style face="normal" font="default" size="100%"&gt;Human&lt;/style&gt;&lt;/keyword&gt;&lt;keyword&gt;&lt;style face="normal" font="default" size="100%"&gt;*Immunologic Memory&lt;/style&gt;&lt;/keyword&gt;&lt;keyword&gt;&lt;style face="normal" font="default" size="100%"&gt;Leukopoiesis&lt;/style&gt;&lt;/keyword&gt;&lt;keyword&gt;&lt;style face="normal" font="default" size="100%"&gt;Lymphocytes/cytology/*immunology&lt;/style&gt;&lt;/keyword&gt;&lt;keyword&gt;&lt;style face="normal" font="default" size="100%"&gt;Proto-Oncogene Proteins/physiology&lt;/style&gt;&lt;/keyword&gt;&lt;keyword&gt;&lt;style face="normal" font="default" size="100%"&gt;Receptors, Antigen/immunology&lt;/style&gt;&lt;/keyword&gt;&lt;keyword&gt;&lt;style face="normal" font="default" size="100%"&gt;Stem Cells&lt;/style&gt;&lt;/keyword&gt;&lt;keyword&gt;&lt;style face="normal" font="default" size="100%"&gt;Support, Non-U.S. Gov&amp;apos;t&lt;/style&gt;&lt;/keyword&gt;&lt;keyword&gt;&lt;style face="normal" font="default" size="100%"&gt;T-Lymphocytes/immunology&lt;/style&gt;&lt;/keyword&gt;&lt;keyword&gt;&lt;style face="normal" font="default" size="100%"&gt;Transcription Factors/physiology&lt;/style&gt;&lt;/keyword&gt;&lt;keyword&gt;&lt;style face="normal" font="default" size="100%"&gt;*Vaccination&lt;/style&gt;&lt;/keyword&gt;&lt;/keywords&gt;&lt;dates&gt;&lt;year&gt;&lt;style face="normal" font="default" size="100%"&gt;2001&lt;/style&gt;&lt;/year&gt;&lt;pub-dates&gt;&lt;date&gt;&lt;style face="normal" font="default" size="100%"&gt;Jul 13&lt;/style&gt;&lt;/date&gt;&lt;/pub-dates&gt;&lt;/dates&gt;&lt;urls&gt;&lt;/urls&gt;&lt;/record&gt;&lt;/Cite&gt;&lt;Cite&gt;&lt;Author&gt;Kaech&lt;/Author&gt;&lt;Year&gt;2002&lt;/Year&gt;&lt;RecNum&gt;4&lt;/RecNum&gt;&lt;record&gt;&lt;database name="lrp1-Converted.enl" path="C:\K\Resubmission\lrp1-Converted.enl"&gt;lrp1-Converted.enl&lt;/database&gt;&lt;source-app name="EndNote" version="8.0"&gt;EndNote&lt;/source-app&gt;&lt;rec-number&gt;4&lt;/rec-number&gt;&lt;ref-type name="Journal Article"&gt;17&lt;/ref-type&gt;&lt;contributors&gt;&lt;authors&gt;&lt;author&gt;&lt;style face="normal" font="default" size="100%"&gt;Kaech, S. M.&lt;/style&gt;&lt;/author&gt;&lt;author&gt;&lt;style face="normal" font="default" size="100%"&gt;Wherry, E. J.&lt;/style&gt;&lt;/author&gt;&lt;author&gt;&lt;style face="normal" font="default" size="100%"&gt;Ahmed, R.&lt;/style&gt;&lt;/author&gt;&lt;/authors&gt;&lt;/contributors&gt;&lt;titles&gt;&lt;title&gt;&lt;style face="normal" font="default" size="100%"&gt;Effector and memory T-cell differentiation: implications for vaccine development&lt;/style&gt;&lt;/title&gt;&lt;secondary-title&gt;&lt;style face="normal" font="default" size="100%"&gt;Nature Reviews. Immunology.&lt;/style&gt;&lt;/secondary-title&gt;&lt;/titles&gt;&lt;pages&gt;&lt;style face="normal" font="default" size="100%"&gt;251-62&lt;/style&gt;&lt;/pages&gt;&lt;volume&gt;&lt;style face="normal" font="default" size="100%"&gt;2&lt;/style&gt;&lt;/volume&gt;&lt;number&gt;&lt;style face="normal" font="default" size="100%"&gt;4&lt;/style&gt;&lt;/number&gt;&lt;keywords&gt;&lt;keyword&gt;&lt;style face="normal" font="default" size="100%"&gt;Animal&lt;/style&gt;&lt;/keyword&gt;&lt;keyword&gt;&lt;style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Differentiation&lt;/style&gt;&lt;/keyword&gt;&lt;keyword&gt;&lt;style face="normal" font="default" size="100%"&gt;Human&lt;/style&gt;&lt;/keyword&gt;&lt;keyword&gt;&lt;style face="normal" font="default" size="100%"&gt;*Immunologic Memory&lt;/style&gt;&lt;/keyword&gt;&lt;keyword&gt;&lt;style face="normal" font="default" size="100%"&gt;T-Lymphocytes/cy [Cytology]&lt;/style&gt;&lt;/keyword&gt;&lt;keyword&gt;&lt;style face="normal" font="default" size="100%"&gt;*T-Lymphocytes/im [Immunology]&lt;/style&gt;&lt;/keyword&gt;&lt;keyword&gt;&lt;style face="normal" font="default" size="100%"&gt;*Vaccines/im [Immunology]&lt;/style&gt;&lt;/keyword&gt;&lt;/keywords&gt;&lt;dates&gt;&lt;year&gt;&lt;style face="normal" font="default" size="100%"&gt;2002&lt;/style&gt;&lt;/year&gt;&lt;/dates&gt;&lt;urls&gt;&lt;/urls&gt;&lt;/record&gt;&lt;/Cite&gt;&lt;Cite&gt;&lt;Author&gt;Lanzavecchia&lt;/Author&gt;&lt;Year&gt;2002&lt;/Year&gt;&lt;RecNum&gt;260&lt;/RecNum&gt;&lt;record&gt;&lt;database name="lrp1-Converted.enl" path="C:\K\Resubmission\lrp1-Converted.enl"&gt;lrp1-Converted.enl&lt;/database&gt;&lt;source-app name="EndNote" version="8.0"&gt;EndNote&lt;/source-app&gt;&lt;rec-number&gt;260&lt;/rec-number&gt;&lt;ref-type name="Journal Article"&gt;17&lt;/ref-type&gt;&lt;contributors&gt;&lt;authors&gt;&lt;author&gt;&lt;style face="normal" font="default" size="100%"&gt;Lanzavecchia, A.&lt;/style&gt;&lt;/author&gt;&lt;author&gt;&lt;style face="normal" font="default" size="100%"&gt;Sallusto, F.&lt;/style&gt;&lt;/author&gt;&lt;/authors&gt;&lt;/contributors&gt;&lt;titles&gt;&lt;title&gt;&lt;style face="normal" font="default" size="100%"&gt;Progressive differentiation and selection of the fittest in the immune response&lt;/style&gt;&lt;/title&gt;&lt;secondary-title&gt;&lt;style face="normal" font="default" size="100%"&gt;Nat Rev Immunol&lt;/style&gt;&lt;/secondary-title&gt;&lt;/titles&gt;&lt;periodical&gt;&lt;full-title&gt;&lt;style face="normal" font="default" size="100%"&gt;Nat Rev Immunol&lt;/style&gt;&lt;/full-title&gt;&lt;/periodical&gt;&lt;pages&gt;&lt;style face="normal" font="default" size="100%"&gt;982-7.&lt;/style&gt;&lt;/pages&gt;&lt;volume&gt;&lt;style face="normal" font="default" size="100%"&gt;2&lt;/style&gt;&lt;/volume&gt;&lt;number&gt;&lt;style face="normal" font="default" size="100%"&gt;12&lt;/style&gt;&lt;/number&gt;&lt;keywords&gt;&lt;keyword&gt;&lt;style face="normal" font="default" size="100%"&gt;0 (Antigens)&lt;/style&gt;&lt;/keyword&gt;&lt;keyword&gt;&lt;style face="normal" font="default" size="100%"&gt;Animals&lt;/style&gt;&lt;/keyword&gt;&lt;keyword&gt;&lt;style face="normal" font="default" size="100%"&gt;Antigens/immunology&lt;/style&gt;&lt;/keyword&gt;&lt;keyword&gt;&lt;style face="normal" font="default" size="100%"&gt;B-Lymphocytes/cytology/*immunology&lt;/style&gt;&lt;/keyword&gt;&lt;keyword&gt;&lt;style face="normal" font="default" size="100%"&gt;Cell Division&lt;/style&gt;&lt;/keyword&gt;&lt;keyword&gt;&lt;style face="normal" font="default" size="100%"&gt;Hematopoietic Stem Cells/immunology&lt;/style&gt;&lt;/keyword&gt;&lt;keyword&gt;&lt;style face="normal" font="default" size="100%"&gt;Human&lt;/style&gt;&lt;/keyword&gt;&lt;keyword&gt;&lt;style face="normal" font="default" size="100%"&gt;Immunity, Active&lt;/style&gt;&lt;/keyword&gt;&lt;keyword&gt;&lt;style face="normal" font="default" size="100%"&gt;Immunologic Memory&lt;/style&gt;&lt;/keyword&gt;&lt;keyword&gt;&lt;style face="normal" font="default" size="100%"&gt;*Lymphopoiesis&lt;/style&gt;&lt;/keyword&gt;&lt;keyword&gt;&lt;style face="normal" font="default" size="100%"&gt;Support, Non-U.S. Gov&amp;apos;t&lt;/style&gt;&lt;/keyword&gt;&lt;keyword&gt;&lt;style face="normal" font="default" size="100%"&gt;Support, U.S. Gov&amp;apos;t, Non-P.H.S.&lt;/style&gt;&lt;/keyword&gt;&lt;keyword&gt;&lt;style face="normal" font="default" size="100%"&gt;T-Lymphocytes/cytology/*immunology&lt;/style&gt;&lt;/keyword&gt;&lt;/keywords&gt;&lt;dates&gt;&lt;year&gt;&lt;style face="normal" font="default" size="100%"&gt;2002&lt;/style&gt;&lt;/year&gt;&lt;pub-dates&gt;&lt;date&gt;&lt;style face="normal" font="default" size="100%"&gt;Dec&lt;/style&gt;&lt;/date&gt;&lt;/pub-dates&gt;&lt;/dates&gt;&lt;urls&gt;&lt;/urls&gt;&lt;/record&gt;&lt;/Cite&gt;&lt;/EndNote&gt;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[2, 16, 17]</w:t>
      </w:r>
      <w:r>
        <w:rPr>
          <w:rFonts w:cs="Arial" w:ascii="Arial" w:hAnsi="Arial"/>
        </w:rPr>
      </w:r>
      <w:r>
        <w:rPr>
          <w:rFonts w:cs="Arial" w:ascii="Arial" w:hAnsi="Arial"/>
        </w:rPr>
        <w:fldChar w:fldCharType="end"/>
      </w:r>
      <w:r>
        <w:rPr>
          <w:rFonts w:cs="Arial" w:ascii="Arial" w:hAnsi="Arial"/>
        </w:rPr>
        <w:t xml:space="preserve">. However, there has been no previous evidence to support that these shared phenotypes result from a shared molecular program. Given that Long-term hematopoietic stem cells and memory T and B cells are the only cells of the adult hematopoietic system which undergo homeostatic self-renewal, we tested whether Lt-HSC and memory CD8+ T cells shared a common molecular profile. </w:t>
      </w:r>
    </w:p>
    <w:p>
      <w:pPr>
        <w:pStyle w:val="Normal"/>
        <w:spacing w:lineRule="auto" w:line="720" w:before="240" w:after="120"/>
        <w:ind w:firstLine="720"/>
        <w:jc w:val="both"/>
        <w:rPr/>
      </w:pPr>
      <w:r>
        <w:rPr>
          <w:rFonts w:cs="Arial" w:ascii="Arial" w:hAnsi="Arial"/>
        </w:rPr>
        <w:t>We have shown that Lt-HSC and memory CD8+ T cells share a significant portion of their transcriptional profiles when compared to their closest non-renewing counterparts: St-HSC and naïve CD8</w:t>
      </w:r>
      <w:r>
        <w:rPr>
          <w:rFonts w:cs="Arial" w:ascii="Arial" w:hAnsi="Arial"/>
          <w:vertAlign w:val="superscript"/>
        </w:rPr>
        <w:t>+</w:t>
      </w:r>
      <w:r>
        <w:rPr>
          <w:rFonts w:cs="Arial" w:ascii="Arial" w:hAnsi="Arial"/>
        </w:rPr>
        <w:t xml:space="preserve"> T cells. Further analysis demonstrated that many of these shared transcripts were also selectively enriched in effector CD8</w:t>
      </w:r>
      <w:r>
        <w:rPr>
          <w:rFonts w:cs="Arial" w:ascii="Arial" w:hAnsi="Arial"/>
          <w:vertAlign w:val="superscript"/>
        </w:rPr>
        <w:t>+</w:t>
      </w:r>
      <w:r>
        <w:rPr>
          <w:rFonts w:cs="Arial" w:ascii="Arial" w:hAnsi="Arial"/>
        </w:rPr>
        <w:t xml:space="preserve"> T cells relative to naïve cells, suggesting that a subset of Lt-HSC enriched transcripts are selectively down-regulated in naïve CD8</w:t>
      </w:r>
      <w:r>
        <w:rPr>
          <w:rFonts w:cs="Arial" w:ascii="Arial" w:hAnsi="Arial"/>
          <w:vertAlign w:val="superscript"/>
        </w:rPr>
        <w:t>+</w:t>
      </w:r>
      <w:r>
        <w:rPr>
          <w:rFonts w:cs="Arial" w:ascii="Arial" w:hAnsi="Arial"/>
        </w:rPr>
        <w:t xml:space="preserve"> T cells relative to their memory and effector counterparts. This was surprising given the relative quiescence of both naïve </w:t>
      </w:r>
      <w:r>
        <w:fldChar w:fldCharType="begin"/>
      </w:r>
      <w:r>
        <w:rPr>
          <w:rFonts w:cs="Arial" w:ascii="Arial" w:hAnsi="Arial"/>
        </w:rPr>
        <w:instrText xml:space="preserve"> ADDIN EN.CITE &lt;EndNote&gt;&lt;Cite&gt;&lt;Author&gt;Tough&lt;/Author&gt;&lt;Year&gt;1995&lt;/Year&gt;&lt;RecNum&gt;223&lt;/RecNum&gt;&lt;record&gt;&lt;database name="lrp1-Converted.enl" path="C:\K\Resubmission\lrp1-Converted.enl"&gt;lrp1-Converted.enl&lt;/database&gt;&lt;source-app name="EndNote" version="8.0"&gt;EndNote&lt;/source-app&gt;&lt;rec-number&gt;223&lt;/rec-number&gt;&lt;ref-type name="Journal Article"&gt;17&lt;/ref-type&gt;&lt;contributors&gt;&lt;authors&gt;&lt;author&gt;&lt;style face="normal" font="default" size="100%"&gt;Tough, D. F.&lt;/style&gt;&lt;/author&gt;&lt;author&gt;&lt;style face="normal" font="default" size="100%"&gt;Sprent, J.&lt;/style&gt;&lt;/author&gt;&lt;/authors&gt;&lt;/contributors&gt;&lt;titles&gt;&lt;title&gt;&lt;style face="normal" font="default" size="100%"&gt;Life span of naive and memory T cells&lt;/style&gt;&lt;/title&gt;&lt;secondary-title&gt;&lt;style face="normal" font="default" size="100%"&gt;Stem Cells.&lt;/style&gt;&lt;/secondary-title&gt;&lt;/titles&gt;&lt;pages&gt;&lt;style face="normal" font="default" size="100%"&gt;242-9&lt;/style&gt;&lt;/pages&gt;&lt;volume&gt;&lt;style face="normal" font="default" size="100%"&gt;13&lt;/style&gt;&lt;/volume&gt;&lt;number&gt;&lt;style face="normal" font="default" size="100%"&gt;3&lt;/style&gt;&lt;/number&gt;&lt;keywords&gt;&lt;keyword&gt;&lt;style face="normal" font="default" size="100%"&gt;Animals&lt;/style&gt;&lt;/keyword&gt;&lt;keyword&gt;&lt;style face="normal" font="default" size="100%"&gt;Cell Survival&lt;/style&gt;&lt;/keyword&gt;&lt;keyword&gt;&lt;style face="normal" font="default" size="100%"&gt;Human&lt;/style&gt;&lt;/keyword&gt;&lt;keyword&gt;&lt;style face="normal" font="default" size="100%"&gt;*Immunologic Memory/im [Immunology]&lt;/style&gt;&lt;/keyword&gt;&lt;keyword&gt;&lt;style face="normal" font="default" size="100%"&gt;Support, Non-U.S. Gov&amp;apos;t&lt;/style&gt;&lt;/keyword&gt;&lt;keyword&gt;&lt;style face="normal" font="default" size="100%"&gt;Support, U.S. Gov&amp;apos;t, P.H.S.&lt;/style&gt;&lt;/keyword&gt;&lt;keyword&gt;&lt;style face="normal" font="default" size="100%"&gt;*T-Lymphocytes/cy [Cytology]&lt;/style&gt;&lt;/keyword&gt;&lt;keyword&gt;&lt;style face="normal" font="default" size="100%"&gt;T-Lymphocytes/im [Immunology]&lt;/style&gt;&lt;/keyword&gt;&lt;/keywords&gt;&lt;dates&gt;&lt;year&gt;&lt;style face="normal" font="default" size="100%"&gt;1995&lt;/style&gt;&lt;/year&gt;&lt;/dates&gt;&lt;urls&gt;&lt;/urls&gt;&lt;/record&gt;&lt;/Cite&gt;&lt;/EndNote&gt;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[33]</w:t>
      </w:r>
      <w:r>
        <w:rPr>
          <w:rFonts w:cs="Arial" w:ascii="Arial" w:hAnsi="Arial"/>
        </w:rPr>
      </w:r>
      <w:r>
        <w:rPr>
          <w:rFonts w:cs="Arial" w:ascii="Arial" w:hAnsi="Arial"/>
        </w:rPr>
        <w:fldChar w:fldCharType="end"/>
      </w:r>
      <w:r>
        <w:rPr>
          <w:rFonts w:cs="Arial" w:ascii="Arial" w:hAnsi="Arial"/>
        </w:rPr>
        <w:t xml:space="preserve"> and Lt-HSC populations </w:t>
      </w:r>
      <w:r>
        <w:fldChar w:fldCharType="begin"/>
      </w:r>
      <w:r>
        <w:rPr>
          <w:rFonts w:cs="Arial" w:ascii="Arial" w:hAnsi="Arial"/>
        </w:rPr>
        <w:instrText xml:space="preserve"> ADDIN EN.CITE &lt;EndNote&gt;&lt;Cite&gt;&lt;Author&gt;Akashi&lt;/Author&gt;&lt;Year&gt;2003&lt;/Year&gt;&lt;RecNum&gt;266&lt;/RecNum&gt;&lt;record&gt;&lt;database name="lrp1-Converted.enl" path="C:\K\Resubmission\lrp1-Converted.enl"&gt;lrp1-Converted.enl&lt;/database&gt;&lt;source-app name="EndNote" version="8.0"&gt;EndNote&lt;/source-app&gt;&lt;rec-number&gt;266&lt;/rec-number&gt;&lt;ref-type name="Journal Article"&gt;17&lt;/ref-type&gt;&lt;contributors&gt;&lt;authors&gt;&lt;author&gt;&lt;style face="normal" font="default" size="100%"&gt;Akashi, K.&lt;/style&gt;&lt;/author&gt;&lt;author&gt;&lt;style face="normal" font="default" size="100%"&gt;He, X.&lt;/style&gt;&lt;/author&gt;&lt;author&gt;&lt;style face="normal" font="default" size="100%"&gt;Chen, J.&lt;/style&gt;&lt;/author&gt;&lt;author&gt;&lt;style face="normal" font="default" size="100%"&gt;Iwasaki, H.&lt;/style&gt;&lt;/author&gt;&lt;author&gt;&lt;style face="normal" font="default" size="100%"&gt;Niu, C.&lt;/style&gt;&lt;/author&gt;&lt;author&gt;&lt;style face="normal" font="default" size="100%"&gt;Steenhard, B.&lt;/style&gt;&lt;/author&gt;&lt;author&gt;&lt;style face="normal" font="default" size="100%"&gt;Zhang, J.&lt;/style&gt;&lt;/author&gt;&lt;author&gt;&lt;style face="normal" font="default" size="100%"&gt;Haug, J.&lt;/style&gt;&lt;/author&gt;&lt;author&gt;&lt;style face="normal" font="default" size="100%"&gt;Li, L.&lt;/style&gt;&lt;/author&gt;&lt;/authors&gt;&lt;/contributors&gt;&lt;titles&gt;&lt;title&gt;&lt;style face="normal" font="default" size="100%"&gt;Transcriptional accessibility for genes of multiple tissues and hematopoietic lineages is hierarchically controlled during early hematopoiesis&lt;/style&gt;&lt;/title&gt;&lt;secondary-title&gt;&lt;style face="normal" font="default" size="100%"&gt;Blood&lt;/style&gt;&lt;/secondary-title&gt;&lt;/titles&gt;&lt;periodical&gt;&lt;full-title&gt;&lt;style face="normal" font="default" size="100%"&gt;Blood&lt;/style&gt;&lt;/full-title&gt;&lt;/periodical&gt;&lt;pages&gt;&lt;style face="normal" font="default" size="100%"&gt;383-9. Epub 2002 Sep 05.&lt;/style&gt;&lt;/pages&gt;&lt;volume&gt;&lt;style face="normal" font="default" size="100%"&gt;101&lt;/style&gt;&lt;/volume&gt;&lt;number&gt;&lt;style face="normal" font="default" size="100%"&gt;2&lt;/style&gt;&lt;/number&gt;&lt;keywords&gt;&lt;keyword&gt;&lt;style face="normal" font="default" size="100%"&gt;63231-63-0 (rna)&lt;/style&gt;&lt;/keyword&gt;&lt;keyword&gt;&lt;style face="normal" font="default" size="100%"&gt;Animals&lt;/style&gt;&lt;/keyword&gt;&lt;keyword&gt;&lt;style face="normal" font="default" size="100%"&gt;Cell Differentiation&lt;/style&gt;&lt;/keyword&gt;&lt;keyword&gt;&lt;style face="normal" font="default" size="100%"&gt;Cell Lineage&lt;/style&gt;&lt;/keyword&gt;&lt;keyword&gt;&lt;style face="normal" font="default" size="100%"&gt;Gene Expression Profiling&lt;/style&gt;&lt;/keyword&gt;&lt;keyword&gt;&lt;style face="normal" font="default" size="100%"&gt;Gene Expression Regulation/*physiology&lt;/style&gt;&lt;/keyword&gt;&lt;keyword&gt;&lt;style face="normal" font="default" size="100%"&gt;Hematopoiesis/*genetics&lt;/style&gt;&lt;/keyword&gt;&lt;keyword&gt;&lt;style face="normal" font="default" size="100%"&gt;Hematopoietic Stem Cells/cytology/*metabolism&lt;/style&gt;&lt;/keyword&gt;&lt;keyword&gt;&lt;style face="normal" font="default" size="100%"&gt;Mice&lt;/style&gt;&lt;/keyword&gt;&lt;keyword&gt;&lt;style face="normal" font="default" size="100%"&gt;Mice, Inbred C57BL&lt;/style&gt;&lt;/keyword&gt;&lt;keyword&gt;&lt;style face="normal" font="default" size="100%"&gt;RNA/analysis&lt;/style&gt;&lt;/keyword&gt;&lt;keyword&gt;&lt;style face="normal" font="default" size="100%"&gt;Reverse Transcriptase Polymerase Chain Reaction&lt;/style&gt;&lt;/keyword&gt;&lt;keyword&gt;&lt;style face="normal" font="default" size="100%"&gt;Support, Non-U.S. Gov&amp;apos;t&lt;/style&gt;&lt;/keyword&gt;&lt;keyword&gt;&lt;style face="normal" font="default" size="100%"&gt;Transcription, Genetic/*genetics&lt;/style&gt;&lt;/keyword&gt;&lt;/keywords&gt;&lt;dates&gt;&lt;year&gt;&lt;style face="normal" font="default" size="100%"&gt;2003&lt;/style&gt;&lt;/year&gt;&lt;pub-dates&gt;&lt;date&gt;&lt;style face="normal" font="default" size="100%"&gt;Jan 15&lt;/style&gt;&lt;/date&gt;&lt;/pub-dates&gt;&lt;/dates&gt;&lt;urls&gt;&lt;/urls&gt;&lt;/record&gt;&lt;/Cite&gt;&lt;/EndNote&gt;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[32]</w:t>
      </w:r>
      <w:r>
        <w:rPr>
          <w:rFonts w:cs="Arial" w:ascii="Arial" w:hAnsi="Arial"/>
        </w:rPr>
      </w:r>
      <w:r>
        <w:rPr>
          <w:rFonts w:cs="Arial" w:ascii="Arial" w:hAnsi="Arial"/>
        </w:rPr>
        <w:fldChar w:fldCharType="end"/>
      </w:r>
      <w:r>
        <w:rPr>
          <w:rFonts w:cs="Arial" w:ascii="Arial" w:hAnsi="Arial"/>
        </w:rPr>
        <w:t xml:space="preserve">. We suggest this correlation reflects a fundamental difference in the overall transcriptional accessibility of the two populations, with naïve cells in a closed chromatin state relative to the known open state of Lt-HSC (reviewed in </w:t>
      </w:r>
      <w:r>
        <w:fldChar w:fldCharType="begin"/>
      </w:r>
      <w:r>
        <w:rPr>
          <w:rFonts w:cs="Arial" w:ascii="Arial" w:hAnsi="Arial"/>
        </w:rPr>
        <w:instrText xml:space="preserve"> ADDIN EN.CITE &lt;EndNote&gt;&lt;Cite&gt;&lt;Author&gt;Li&lt;/Author&gt;&lt;Year&gt;2003&lt;/Year&gt;&lt;RecNum&gt;269&lt;/RecNum&gt;&lt;record&gt;&lt;database name="lrp1-Converted.enl" path="C:\K\Resubmission\lrp1-Converted.enl"&gt;lrp1-Converted.enl&lt;/database&gt;&lt;source-app name="EndNote" version="8.0"&gt;EndNote&lt;/source-app&gt;&lt;rec-number&gt;269&lt;/rec-number&gt;&lt;ref-type name="Journal Article"&gt;17&lt;/ref-type&gt;&lt;contributors&gt;&lt;authors&gt;&lt;author&gt;&lt;style face="normal" font="default" size="100%"&gt;Li, L.&lt;/style&gt;&lt;/author&gt;&lt;author&gt;&lt;style face="normal" font="default" size="100%"&gt;Akashi, K.&lt;/style&gt;&lt;/author&gt;&lt;/authors&gt;&lt;/contributors&gt;&lt;titles&gt;&lt;title&gt;&lt;style face="normal" font="default" size="100%"&gt;Unraveling the molecular components and genetic blueprints of stem cells&lt;/style&gt;&lt;/title&gt;&lt;secondary-title&gt;&lt;style face="normal" font="default" size="100%"&gt;Biotechniques&lt;/style&gt;&lt;/secondary-title&gt;&lt;/titles&gt;&lt;periodical&gt;&lt;full-title&gt;&lt;style face="normal" font="default" size="100%"&gt;Biotechniques&lt;/style&gt;&lt;/full-title&gt;&lt;/periodical&gt;&lt;pages&gt;&lt;style face="normal" font="default" size="100%"&gt;1233-9.&lt;/style&gt;&lt;/pages&gt;&lt;volume&gt;&lt;style face="normal" font="default" size="100%"&gt;35&lt;/style&gt;&lt;/volume&gt;&lt;number&gt;&lt;style face="normal" font="default" size="100%"&gt;6&lt;/style&gt;&lt;/number&gt;&lt;keywords&gt;&lt;keyword&gt;&lt;style face="normal" font="default" size="100%"&gt;Animals&lt;/style&gt;&lt;/keyword&gt;&lt;keyword&gt;&lt;style face="normal" font="default" size="100%"&gt;Gene Expression Profiling/*methods&lt;/style&gt;&lt;/keyword&gt;&lt;keyword&gt;&lt;style face="normal" font="default" size="100%"&gt;Gene Expression Regulation, Developmental/*genetics&lt;/style&gt;&lt;/keyword&gt;&lt;keyword&gt;&lt;style face="normal" font="default" size="100%"&gt;Hematopoietic Stem Cells/physiology&lt;/style&gt;&lt;/keyword&gt;&lt;keyword&gt;&lt;style face="normal" font="default" size="100%"&gt;Human&lt;/style&gt;&lt;/keyword&gt;&lt;keyword&gt;&lt;style face="normal" font="default" size="100%"&gt;Oligonucleotide Array Sequence Analysis/*methods&lt;/style&gt;&lt;/keyword&gt;&lt;keyword&gt;&lt;style face="normal" font="default" size="100%"&gt;Stem Cells/*physiology&lt;/style&gt;&lt;/keyword&gt;&lt;keyword&gt;&lt;style face="normal" font="default" size="100%"&gt;Support, Non-U.S. Gov&amp;apos;t&lt;/style&gt;&lt;/keyword&gt;&lt;keyword&gt;&lt;style face="normal" font="default" size="100%"&gt;Totipotent Stem Cells/physiology&lt;/style&gt;&lt;/keyword&gt;&lt;/keywords&gt;&lt;dates&gt;&lt;year&gt;&lt;style face="normal" font="default" size="100%"&gt;2003&lt;/style&gt;&lt;/year&gt;&lt;pub-dates&gt;&lt;date&gt;&lt;style face="normal" font="default" size="100%"&gt;Dec&lt;/style&gt;&lt;/date&gt;&lt;/pub-dates&gt;&lt;/dates&gt;&lt;urls&gt;&lt;/urls&gt;&lt;/record&gt;&lt;/Cite&gt;&lt;/EndNote&gt;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[34]</w:t>
      </w:r>
      <w:r>
        <w:rPr>
          <w:rFonts w:cs="Arial" w:ascii="Arial" w:hAnsi="Arial"/>
        </w:rPr>
      </w:r>
      <w:r>
        <w:rPr>
          <w:rFonts w:cs="Arial" w:ascii="Arial" w:hAnsi="Arial"/>
        </w:rPr>
        <w:fldChar w:fldCharType="end"/>
      </w:r>
      <w:r>
        <w:rPr>
          <w:rFonts w:cs="Arial" w:ascii="Arial" w:hAnsi="Arial"/>
        </w:rPr>
        <w:t>).</w:t>
      </w:r>
    </w:p>
    <w:p>
      <w:pPr>
        <w:pStyle w:val="Normal"/>
        <w:spacing w:lineRule="auto" w:line="720" w:before="240" w:after="120"/>
        <w:jc w:val="both"/>
        <w:rPr>
          <w:rFonts w:ascii="Arial" w:hAnsi="Arial" w:cs="Arial"/>
        </w:rPr>
      </w:pPr>
      <w:r>
        <w:rPr>
          <w:rFonts w:cs="Arial" w:ascii="Arial" w:hAnsi="Arial"/>
        </w:rPr>
        <w:tab/>
        <w:t>Given our interest in directly comparing Lt-HSC with memory T cells, we further differentiated memory specific transcripts based on their enrichment relative to both naïve and effector T cells. Once again, memory specific transcripts were enriched in Lt-HSC. Further analysis of the specific shared transcripts demonstrated that several are known to play a role in self-renewal and/or cell survival. This provides the first evidence that Lt-HSC and memory T cells share a common molecular program. Furthermore, we suggest that these shared transcripts represent a self-renewal signature for the hematopoietic system.</w:t>
      </w:r>
    </w:p>
    <w:p>
      <w:pPr>
        <w:pStyle w:val="Normal"/>
        <w:spacing w:lineRule="auto" w:line="720" w:before="240" w:after="120"/>
        <w:jc w:val="both"/>
        <w:rPr/>
      </w:pPr>
      <w:r>
        <w:rPr>
          <w:rFonts w:cs="Arial" w:ascii="Arial" w:hAnsi="Arial"/>
        </w:rPr>
        <w:tab/>
        <w:t xml:space="preserve">There has been a great deal of debate within the literature concerning the validity and reproducibility of defining a general molecular signature of stem cells </w:t>
      </w:r>
      <w:r>
        <w:fldChar w:fldCharType="begin"/>
      </w:r>
      <w:r>
        <w:rPr>
          <w:rFonts w:cs="Arial" w:ascii="Arial" w:hAnsi="Arial"/>
        </w:rPr>
        <w:instrText xml:space="preserve"> ADDIN EN.CITE &lt;EndNote&gt;&lt;Cite&gt;&lt;Author&gt;Ivanova&lt;/Author&gt;&lt;Year&gt;2002&lt;/Year&gt;&lt;RecNum&gt;262&lt;/RecNum&gt;&lt;record&gt;&lt;database name="lrp1-Converted.enl" path="C:\K\Resubmission\lrp1-Converted.enl"&gt;lrp1-Converted.enl&lt;/database&gt;&lt;source-app name="EndNote" version="8.0"&gt;EndNote&lt;/source-app&gt;&lt;rec-number&gt;262&lt;/rec-number&gt;&lt;ref-type name="Journal Article"&gt;17&lt;/ref-type&gt;&lt;contributors&gt;&lt;authors&gt;&lt;author&gt;&lt;style face="normal" font="default" size="100%"&gt;Ivanova, N. B.&lt;/style&gt;&lt;/author&gt;&lt;author&gt;&lt;style face="normal" font="default" size="100%"&gt;Dimos, J. T.&lt;/style&gt;&lt;/author&gt;&lt;author&gt;&lt;style face="normal" font="default" size="100%"&gt;Schaniel, C.&lt;/style&gt;&lt;/author&gt;&lt;author&gt;&lt;style face="normal" font="default" size="100%"&gt;Hackney, J. A.&lt;/style&gt;&lt;/author&gt;&lt;author&gt;&lt;style face="normal" font="default" size="100%"&gt;Moore, K. A.&lt;/style&gt;&lt;/author&gt;&lt;author&gt;&lt;style face="normal" font="default" size="100%"&gt;Lemischka, I. R.&lt;/style&gt;&lt;/author&gt;&lt;/authors&gt;&lt;/contributors&gt;&lt;titles&gt;&lt;title&gt;&lt;style face="normal" font="default" size="100%"&gt;A stem cell molecular signature&lt;/style&gt;&lt;/title&gt;&lt;secondary-title&gt;&lt;style face="normal" font="default" size="100%"&gt;Science&lt;/style&gt;&lt;/secondary-title&gt;&lt;/titles&gt;&lt;periodical&gt;&lt;full-title&gt;&lt;style face="normal" font="default" size="100%"&gt;Science&lt;/style&gt;&lt;/full-title&gt;&lt;/periodical&gt;&lt;pages&gt;&lt;style face="normal" font="default" size="100%"&gt;601-4. Epub 2002 Sep 12.&lt;/style&gt;&lt;/pages&gt;&lt;volume&gt;&lt;style face="normal" font="default" size="100%"&gt;298&lt;/style&gt;&lt;/volume&gt;&lt;number&gt;&lt;style face="normal" font="default" size="100%"&gt;5593&lt;/style&gt;&lt;/number&gt;&lt;keywords&gt;&lt;keyword&gt;&lt;style face="normal" font="default" size="100%"&gt;Adult&lt;/style&gt;&lt;/keyword&gt;&lt;keyword&gt;&lt;style face="normal" font="default" size="100%"&gt;Animals&lt;/style&gt;&lt;/keyword&gt;&lt;keyword&gt;&lt;style face="normal" font="default" size="100%"&gt;Cell Communication&lt;/style&gt;&lt;/keyword&gt;&lt;keyword&gt;&lt;style face="normal" font="default" size="100%"&gt;Cell Cycle&lt;/style&gt;&lt;/keyword&gt;&lt;keyword&gt;&lt;style face="normal" font="default" size="100%"&gt;Cell Differentiation&lt;/style&gt;&lt;/keyword&gt;&lt;keyword&gt;&lt;style face="normal" font="default" size="100%"&gt;Cell Line&lt;/style&gt;&lt;/keyword&gt;&lt;keyword&gt;&lt;style face="normal" font="default" size="100%"&gt;Cell Lineage&lt;/style&gt;&lt;/keyword&gt;&lt;keyword&gt;&lt;style face="normal" font="default" size="100%"&gt;Cell Separation&lt;/style&gt;&lt;/keyword&gt;&lt;keyword&gt;&lt;style face="normal" font="default" size="100%"&gt;Cells, Cultured&lt;/style&gt;&lt;/keyword&gt;&lt;keyword&gt;&lt;style face="normal" font="default" size="100%"&gt;Comparative Study&lt;/style&gt;&lt;/keyword&gt;&lt;keyword&gt;&lt;style face="normal" font="default" size="100%"&gt;Computational Biology&lt;/style&gt;&lt;/keyword&gt;&lt;keyword&gt;&lt;style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size="100%"&gt;Genes, Homeobox&lt;/style&gt;&lt;/keyword&gt;&lt;keyword&gt;&lt;style face="normal" font="default" size="100%"&gt;Hematopoiesis&lt;/style&gt;&lt;/keyword&gt;&lt;keyword&gt;&lt;style face="normal" font="default" size="100%"&gt;Hematopoietic Stem Cell Transplantation&lt;/style&gt;&lt;/keyword&gt;&lt;keyword&gt;&lt;style face="normal" font="default" size="100%"&gt;Hematopoietic Stem Cells/*physiology&lt;/style&gt;&lt;/keyword&gt;&lt;keyword&gt;&lt;style face="normal" font="default" size="100%"&gt;Human&lt;/style&gt;&lt;/keyword&gt;&lt;keyword&gt;&lt;style face="normal" font="default" size="100%"&gt;Mice&lt;/style&gt;&lt;/keyword&gt;&lt;keyword&gt;&lt;style face="normal" font="default" size="100%"&gt;Neurons/cytology&lt;/style&gt;&lt;/keyword&gt;&lt;keyword&gt;&lt;style face="normal" font="default" size="100%"&gt;Oligonucleotide Array Sequence Analysis&lt;/style&gt;&lt;/keyword&gt;&lt;keyword&gt;&lt;style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size="100%"&gt;Totipotent Stem Cells/*physiology&lt;/style&gt;&lt;/keyword&gt;&lt;keyword&gt;&lt;style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18&lt;/style&gt;&lt;/date&gt;&lt;/pub-dates&gt;&lt;/dates&gt;&lt;urls&gt;&lt;/urls&gt;&lt;/record&gt;&lt;/Cite&gt;&lt;Cite&gt;&lt;Author&gt;Ramalho-Santos&lt;/Author&gt;&lt;Year&gt;2002&lt;/Year&gt;&lt;RecNum&gt;263&lt;/RecNum&gt;&lt;record&gt;&lt;database name="lrp1-Converted.enl" path="C:\K\Resubmission\lrp1-Converted.enl"&gt;lrp1-Converted.enl&lt;/database&gt;&lt;source-app name="EndNote" version="8.0"&gt;EndNote&lt;/source-app&gt;&lt;rec-number&gt;263&lt;/rec-number&gt;&lt;ref-type name="Journal Article"&gt;17&lt;/ref-type&gt;&lt;contributors&gt;&lt;authors&gt;&lt;author&gt;&lt;style face="normal" font="default" size="100%"&gt;Ramalho-Santos, M.&lt;/style&gt;&lt;/author&gt;&lt;author&gt;&lt;style face="normal" font="default" size="100%"&gt;Yoon, S.&lt;/style&gt;&lt;/author&gt;&lt;author&gt;&lt;style face="normal" font="default" size="100%"&gt;Matsuzaki, Y.&lt;/style&gt;&lt;/author&gt;&lt;author&gt;&lt;style face="normal" font="default" size="100%"&gt;Mulligan, R. C.&lt;/style&gt;&lt;/author&gt;&lt;author&gt;&lt;style face="normal" font="default" size="100%"&gt;Melton, D. A.&lt;/style&gt;&lt;/author&gt;&lt;/authors&gt;&lt;/contributors&gt;&lt;titles&gt;&lt;title&gt;&lt;style face="normal" font="default" size="100%"&gt;&amp;quot;Stemness&amp;quot;: transcriptional profiling of embryonic and adult stem cells&lt;/style&gt;&lt;/title&gt;&lt;secondary-title&gt;&lt;style face="normal" font="default" size="100%"&gt;Science&lt;/style&gt;&lt;/secondary-title&gt;&lt;/titles&gt;&lt;periodical&gt;&lt;full-title&gt;&lt;style face="normal" font="default" size="100%"&gt;Science&lt;/style&gt;&lt;/full-title&gt;&lt;/periodical&gt;&lt;pages&gt;&lt;style face="normal" font="default" size="100%"&gt;597-600. Epub 2002 Sep 12.&lt;/style&gt;&lt;/pages&gt;&lt;volume&gt;&lt;style face="normal" font="default" size="100%"&gt;298&lt;/style&gt;&lt;/volume&gt;&lt;number&gt;&lt;style face="normal" font="default" size="100%"&gt;5593&lt;/style&gt;&lt;/number&gt;&lt;keywords&gt;&lt;keyword&gt;&lt;style face="normal" font="default" size="100%"&gt;0 (ATP-Binding Cassette Transporters)&lt;/style&gt;&lt;/keyword&gt;&lt;keyword&gt;&lt;style face="normal" font="default" size="100%"&gt;EC 5.99.- (DNA Helicases)&lt;/style&gt;&lt;/keyword&gt;&lt;keyword&gt;&lt;style face="normal" font="default" size="100%"&gt;ATP-Binding Cassette Transporters/genetics/metabolism&lt;/style&gt;&lt;/keyword&gt;&lt;keyword&gt;&lt;style face="normal" font="default" size="100%"&gt;Animals&lt;/style&gt;&lt;/keyword&gt;&lt;keyword&gt;&lt;style face="normal" font="default" size="100%"&gt;Bone Marrow Cells/physiology&lt;/style&gt;&lt;/keyword&gt;&lt;keyword&gt;&lt;style face="normal" font="default" size="100%"&gt;Cell Differentiation&lt;/style&gt;&lt;/keyword&gt;&lt;keyword&gt;&lt;style face="normal" font="default" size="100%"&gt;Comparative Study&lt;/style&gt;&lt;/keyword&gt;&lt;keyword&gt;&lt;style face="normal" font="default" size="100%"&gt;DNA Helicases/genetics/metabolism&lt;/style&gt;&lt;/keyword&gt;&lt;keyword&gt;&lt;style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 Expression Regulation&lt;/style&gt;&lt;/keyword&gt;&lt;keyword&gt;&lt;style face="normal" font="default" size="100%"&gt;Hematopoietic Stem Cells/*physiology&lt;/style&gt;&lt;/keyword&gt;&lt;keyword&gt;&lt;style face="normal" font="default" size="100%"&gt;Lateral Ventricles/cytology&lt;/style&gt;&lt;/keyword&gt;&lt;keyword&gt;&lt;style face="normal" font="default" size="100%"&gt;Mice&lt;/style&gt;&lt;/keyword&gt;&lt;keyword&gt;&lt;style face="normal" font="default" size="100%"&gt;Mice, Inbred C57BL&lt;/style&gt;&lt;/keyword&gt;&lt;keyword&gt;&lt;style face="normal" font="default" size="100%"&gt;Neurons/*cytology&lt;/style&gt;&lt;/keyword&gt;&lt;keyword&gt;&lt;style face="normal" font="default" size="100%"&gt;Oligonucleotide Array Sequence Analysis&lt;/style&gt;&lt;/keyword&gt;&lt;keyword&gt;&lt;style face="normal" font="default" size="100%"&gt;Oxidative Stress&lt;/style&gt;&lt;/keyword&gt;&lt;keyword&gt;&lt;style face="normal" font="default" size="100%"&gt;Reproducibility of Results&lt;/style&gt;&lt;/keyword&gt;&lt;keyword&gt;&lt;style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18&lt;/style&gt;&lt;/date&gt;&lt;/pub-dates&gt;&lt;/dates&gt;&lt;urls&gt;&lt;/urls&gt;&lt;/record&gt;&lt;/Cite&gt;&lt;Cite&gt;&lt;Author&gt;Fortunel&lt;/Author&gt;&lt;Year&gt;2003&lt;/Year&gt;&lt;RecNum&gt;264&lt;/RecNum&gt;&lt;record&gt;&lt;database name="lrp1-Converted.enl" path="C:\K\Resubmission\lrp1-Converted.enl"&gt;lrp1-Converted.enl&lt;/database&gt;&lt;source-app name="EndNote" version="8.0"&gt;EndNote&lt;/source-app&gt;&lt;rec-number&gt;264&lt;/rec-number&gt;&lt;ref-type name="Journal Article"&gt;17&lt;/ref-type&gt;&lt;contributors&gt;&lt;authors&gt;&lt;author&gt;&lt;style face="normal" font="default" size="100%"&gt;Fortunel, N. O.&lt;/style&gt;&lt;/author&gt;&lt;author&gt;&lt;style face="normal" font="default" size="100%"&gt;Otu, H. H.&lt;/style&gt;&lt;/author&gt;&lt;author&gt;&lt;style face="normal" font="default" size="100%"&gt;Ng, H. H.&lt;/style&gt;&lt;/author&gt;&lt;author&gt;&lt;style face="normal" font="default" size="100%"&gt;Chen, J.&lt;/style&gt;&lt;/author&gt;&lt;author&gt;&lt;style face="normal" font="default" size="100%"&gt;Mu, X.&lt;/style&gt;&lt;/author&gt;&lt;author&gt;&lt;style face="normal" font="default" size="100%"&gt;Chevassut, T.&lt;/style&gt;&lt;/author&gt;&lt;author&gt;&lt;style face="normal" font="default" size="100%"&gt;Li, X.&lt;/style&gt;&lt;/author&gt;&lt;author&gt;&lt;style face="normal" font="default" size="100%"&gt;Joseph, M.&lt;/style&gt;&lt;/author&gt;&lt;author&gt;&lt;style face="normal" font="default" size="100%"&gt;Bailey, C.&lt;/style&gt;&lt;/author&gt;&lt;author&gt;&lt;style face="normal" font="default" size="100%"&gt;Hatzfeld, J. A.&lt;/style&gt;&lt;/author&gt;&lt;author&gt;&lt;style face="normal" font="default" size="100%"&gt;Hatzfeld, A.&lt;/style&gt;&lt;/author&gt;&lt;author&gt;&lt;style face="normal" font="default" size="100%"&gt;Usta, F.&lt;/style&gt;&lt;/author&gt;&lt;author&gt;&lt;style face="normal" font="default" size="100%"&gt;Vega, V. B.&lt;/style&gt;&lt;/author&gt;&lt;author&gt;&lt;style face="normal" font="default" size="100%"&gt;Long, P. M.&lt;/style&gt;&lt;/author&gt;&lt;author&gt;&lt;style face="normal" font="default" size="100%"&gt;Libermann, T. A.&lt;/style&gt;&lt;/author&gt;&lt;author&gt;&lt;style face="normal" font="default" size="100%"&gt;Lim, B.&lt;/style&gt;&lt;/author&gt;&lt;/authors&gt;&lt;/contributors&gt;&lt;titles&gt;&lt;title&gt;&lt;style face="normal" font="default" size="100%"&gt;Comment on &amp;quot; &amp;apos;Stemness&amp;apos;: transcriptional profiling of embryonic and adult stem cells&amp;quot; and &amp;quot;a stem cell molecular signature&amp;quot;&lt;/style&gt;&lt;/title&gt;&lt;secondary-title&gt;&lt;style face="normal" font="default" size="100%"&gt;Science&lt;/style&gt;&lt;/secondary-title&gt;&lt;/titles&gt;&lt;periodical&gt;&lt;full-title&gt;&lt;style face="normal" font="default" size="100%"&gt;Science&lt;/style&gt;&lt;/full-title&gt;&lt;/periodical&gt;&lt;pages&gt;&lt;style face="normal" font="default" size="100%"&gt;393; author reply 393.&lt;/style&gt;&lt;/pages&gt;&lt;volume&gt;&lt;style face="normal" font="default" size="100%"&gt;302&lt;/style&gt;&lt;/volume&gt;&lt;number&gt;&lt;style face="normal" font="default" size="100%"&gt;5644&lt;/style&gt;&lt;/number&gt;&lt;keywords&gt;&lt;keyword&gt;&lt;style face="normal" font="default" size="100%"&gt;0 (Integrin alpha6)&lt;/style&gt;&lt;/keyword&gt;&lt;keyword&gt;&lt;style face="normal" font="default" size="100%"&gt;Animals&lt;/style&gt;&lt;/keyword&gt;&lt;keyword&gt;&lt;style face="normal" font="default" size="100%"&gt;Cell Differentiation&lt;/style&gt;&lt;/keyword&gt;&lt;keyword&gt;&lt;style face="normal" font="default" size="100%"&gt;Cell Lineage&lt;/style&gt;&lt;/keyword&gt;&lt;keyword&gt;&lt;style face="normal" font="default" size="100%"&gt;Comparative Study&lt;/style&gt;&lt;/keyword&gt;&lt;keyword&gt;&lt;style face="normal" font="default" size="100%"&gt;Embryo/*cytology&lt;/style&gt;&lt;/keyword&gt;&lt;keyword&gt;&lt;style face="normal" font="default" size="100%"&gt;*Gene Expression&lt;/style&gt;&lt;/keyword&gt;&lt;keyword&gt;&lt;style face="normal" font="default" size="100%"&gt;Gene Expression Profiling&lt;/style&gt;&lt;/keyword&gt;&lt;keyword&gt;&lt;style face="normal" font="default" size="100%"&gt;Genes&lt;/style&gt;&lt;/keyword&gt;&lt;keyword&gt;&lt;style face="normal" font="default" size="100%"&gt;Hematopoietic Stem Cells/physiology&lt;/style&gt;&lt;/keyword&gt;&lt;keyword&gt;&lt;style face="normal" font="default" size="100%"&gt;Integrin alpha6/genetics&lt;/style&gt;&lt;/keyword&gt;&lt;keyword&gt;&lt;style face="normal" font="default" size="100%"&gt;Neurons/*cytology&lt;/style&gt;&lt;/keyword&gt;&lt;keyword&gt;&lt;style face="normal" font="default" size="100%"&gt;Oligonucleotide Array Sequence Analysis&lt;/style&gt;&lt;/keyword&gt;&lt;keyword&gt;&lt;style face="normal" font="default" size="100%"&gt;Retina/*cytology&lt;/style&gt;&lt;/keyword&gt;&lt;keyword&gt;&lt;style face="normal" font="default" size="100%"&gt;Stem Cells/*physiology&lt;/style&gt;&lt;/keyword&gt;&lt;keyword&gt;&lt;style face="normal" font="default" size="100%"&gt;*Transcription, Genetic&lt;/style&gt;&lt;/keyword&gt;&lt;/keywords&gt;&lt;dates&gt;&lt;year&gt;&lt;style face="normal" font="default" size="100%"&gt;2003&lt;/style&gt;&lt;/year&gt;&lt;pub-dates&gt;&lt;date&gt;&lt;style face="normal" font="default" size="100%"&gt;Oct 17&lt;/style&gt;&lt;/date&gt;&lt;/pub-dates&gt;&lt;/dates&gt;&lt;urls&gt;&lt;/urls&gt;&lt;/record&gt;&lt;/Cite&gt;&lt;Cite&gt;&lt;Author&gt;Evsikov&lt;/Author&gt;&lt;Year&gt;2003&lt;/Year&gt;&lt;RecNum&gt;265&lt;/RecNum&gt;&lt;record&gt;&lt;database name="lrp1-Converted.enl" path="C:\K\Resubmission\lrp1-Converted.enl"&gt;lrp1-Converted.enl&lt;/database&gt;&lt;source-app name="EndNote" version="8.0"&gt;EndNote&lt;/source-app&gt;&lt;rec-number&gt;265&lt;/rec-number&gt;&lt;ref-type name="Journal Article"&gt;17&lt;/ref-type&gt;&lt;contributors&gt;&lt;authors&gt;&lt;author&gt;&lt;style face="normal" font="default" size="100%"&gt;Evsikov, A. V.&lt;/style&gt;&lt;/author&gt;&lt;author&gt;&lt;style face="normal" font="default" size="100%"&gt;Solter, D.&lt;/style&gt;&lt;/author&gt;&lt;/authors&gt;&lt;/contributors&gt;&lt;titles&gt;&lt;title&gt;&lt;style face="normal" font="default" size="100%"&gt;Comment on &amp;quot; &amp;apos;Stemness&amp;apos;: transcriptional profiling of embryonic and adult stem cells&amp;quot; and &amp;quot;a stem cell molecular signature&amp;quot;&lt;/style&gt;&lt;/title&gt;&lt;secondary-title&gt;&lt;style face="normal" font="default" size="100%"&gt;Science&lt;/style&gt;&lt;/secondary-title&gt;&lt;/titles&gt;&lt;periodical&gt;&lt;full-title&gt;&lt;style face="normal" font="default" size="100%"&gt;Science&lt;/style&gt;&lt;/full-title&gt;&lt;/periodical&gt;&lt;pages&gt;&lt;style face="normal" font="default" size="100%"&gt;393; author reply 393.&lt;/style&gt;&lt;/pages&gt;&lt;volume&gt;&lt;style face="normal" font="default" size="100%"&gt;302&lt;/style&gt;&lt;/volume&gt;&lt;number&gt;&lt;style face="normal" font="default" size="100%"&gt;5644&lt;/style&gt;&lt;/number&gt;&lt;keywords&gt;&lt;keyword&gt;&lt;style face="normal" font="default" size="100%"&gt;Animals&lt;/style&gt;&lt;/keyword&gt;&lt;keyword&gt;&lt;style face="normal" font="default" size="100%"&gt;Comparative Study&lt;/style&gt;&lt;/keyword&gt;&lt;keyword&gt;&lt;style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size="100%"&gt;Genes&lt;/style&gt;&lt;/keyword&gt;&lt;keyword&gt;&lt;style face="normal" font="default" size="100%"&gt;Hematopoietic Stem Cells/*physiology&lt;/style&gt;&lt;/keyword&gt;&lt;keyword&gt;&lt;style face="normal" font="default" size="100%"&gt;Mice&lt;/style&gt;&lt;/keyword&gt;&lt;keyword&gt;&lt;style face="normal" font="default" size="100%"&gt;Neurons/*cytology&lt;/style&gt;&lt;/keyword&gt;&lt;keyword&gt;&lt;style face="normal" font="default" size="100%"&gt;Oligonucleotide Array Sequence Analysis&lt;/style&gt;&lt;/keyword&gt;&lt;keyword&gt;&lt;style face="normal" font="default" size="100%"&gt;Stem Cells/*physiology&lt;/style&gt;&lt;/keyword&gt;&lt;keyword&gt;&lt;style face="normal" font="default" size="100%"&gt;*Transcription, Genetic&lt;/style&gt;&lt;/keyword&gt;&lt;/keywords&gt;&lt;dates&gt;&lt;year&gt;&lt;style face="normal" font="default" size="100%"&gt;2003&lt;/style&gt;&lt;/year&gt;&lt;pub-dates&gt;&lt;date&gt;&lt;style face="normal" font="default" size="100%"&gt;Oct 17&lt;/style&gt;&lt;/date&gt;&lt;/pub-dates&gt;&lt;/dates&gt;&lt;urls&gt;&lt;/urls&gt;&lt;/record&gt;&lt;/Cite&gt;&lt;Cite&gt;&lt;Author&gt;Ramalho-Santos&lt;/Author&gt;&lt;Year&gt;2002&lt;/Year&gt;&lt;RecNum&gt;263&lt;/RecNum&gt;&lt;record&gt;&lt;database name="lrp1-Converted.enl" path="C:\K\Resubmission\lrp1-Converted.enl"&gt;lrp1-Converted.enl&lt;/database&gt;&lt;source-app name="EndNote" version="8.0"&gt;EndNote&lt;/source-app&gt;&lt;rec-number&gt;263&lt;/rec-number&gt;&lt;ref-type name="Journal Article"&gt;17&lt;/ref-type&gt;&lt;contributors&gt;&lt;authors&gt;&lt;author&gt;&lt;style face="normal" font="default" size="100%"&gt;Ramalho-Santos, M.&lt;/style&gt;&lt;/author&gt;&lt;author&gt;&lt;style face="normal" font="default" size="100%"&gt;Yoon, S.&lt;/style&gt;&lt;/author&gt;&lt;author&gt;&lt;style face="normal" font="default" size="100%"&gt;Matsuzaki, Y.&lt;/style&gt;&lt;/author&gt;&lt;author&gt;&lt;style face="normal" font="default" size="100%"&gt;Mulligan, R. C.&lt;/style&gt;&lt;/author&gt;&lt;author&gt;&lt;style face="normal" font="default" size="100%"&gt;Melton, D. A.&lt;/style&gt;&lt;/author&gt;&lt;/authors&gt;&lt;/contributors&gt;&lt;titles&gt;&lt;title&gt;&lt;style face="normal" font="default" size="100%"&gt;&amp;quot;Stemness&amp;quot;: transcriptional profiling of embryonic and adult stem cells&lt;/style&gt;&lt;/title&gt;&lt;secondary-title&gt;&lt;style face="normal" font="default" size="100%"&gt;Science&lt;/style&gt;&lt;/secondary-title&gt;&lt;/titles&gt;&lt;periodical&gt;&lt;full-title&gt;&lt;style face="normal" font="default" size="100%"&gt;Science&lt;/style&gt;&lt;/full-title&gt;&lt;/periodical&gt;&lt;pages&gt;&lt;style face="normal" font="default" size="100%"&gt;597-600. Epub 2002 Sep 12.&lt;/style&gt;&lt;/pages&gt;&lt;volume&gt;&lt;style face="normal" font="default" size="100%"&gt;298&lt;/style&gt;&lt;/volume&gt;&lt;number&gt;&lt;style face="normal" font="default" size="100%"&gt;5593&lt;/style&gt;&lt;/number&gt;&lt;keywords&gt;&lt;keyword&gt;&lt;style face="normal" font="default" size="100%"&gt;0 (ATP-Binding Cassette Transporters)&lt;/style&gt;&lt;/keyword&gt;&lt;keyword&gt;&lt;style face="normal" font="default" size="100%"&gt;EC 5.99.- (DNA Helicases)&lt;/style&gt;&lt;/keyword&gt;&lt;keyword&gt;&lt;style face="normal" font="default" size="100%"&gt;ATP-Binding Cassette Transporters/genetics/metabolism&lt;/style&gt;&lt;/keyword&gt;&lt;keyword&gt;&lt;style face="normal" font="default" size="100%"&gt;Animals&lt;/style&gt;&lt;/keyword&gt;&lt;keyword&gt;&lt;style face="normal" font="default" size="100%"&gt;Bone Marrow Cells/physiology&lt;/style&gt;&lt;/keyword&gt;&lt;keyword&gt;&lt;style face="normal" font="default" size="100%"&gt;Cell Differentiation&lt;/style&gt;&lt;/keyword&gt;&lt;keyword&gt;&lt;style face="normal" font="default" size="100%"&gt;Comparative Study&lt;/style&gt;&lt;/keyword&gt;&lt;keyword&gt;&lt;style face="normal" font="default" size="100%"&gt;DNA Helicases/genetics/metabolism&lt;/style&gt;&lt;/keyword&gt;&lt;keyword&gt;&lt;style face="normal" font="default" size="100%"&gt;Embryo/*cytology&lt;/style&gt;&lt;/keyword&gt;&lt;keyword&gt;&lt;style face="normal" font="default" size="100%"&gt;Expressed Sequence Tags&lt;/style&gt;&lt;/keyword&gt;&lt;keyword&gt;&lt;style face="normal" font="default" size="100%"&gt;*Gene Expression&lt;/style&gt;&lt;/keyword&gt;&lt;keyword&gt;&lt;style face="normal" font="default" size="100%"&gt;*Gene Expression Profiling&lt;/style&gt;&lt;/keyword&gt;&lt;keyword&gt;&lt;style face="normal" font="default" size="100%"&gt;Gene Expression Regulation&lt;/style&gt;&lt;/keyword&gt;&lt;keyword&gt;&lt;style face="normal" font="default" size="100%"&gt;Hematopoietic Stem Cells/*physiology&lt;/style&gt;&lt;/keyword&gt;&lt;keyword&gt;&lt;style face="normal" font="default" size="100%"&gt;Lateral Ventricles/cytology&lt;/style&gt;&lt;/keyword&gt;&lt;keyword&gt;&lt;style face="normal" font="default" size="100%"&gt;Mice&lt;/style&gt;&lt;/keyword&gt;&lt;keyword&gt;&lt;style face="normal" font="default" size="100%"&gt;Mice, Inbred C57BL&lt;/style&gt;&lt;/keyword&gt;&lt;keyword&gt;&lt;style face="normal" font="default" size="100%"&gt;Neurons/*cytology&lt;/style&gt;&lt;/keyword&gt;&lt;keyword&gt;&lt;style face="normal" font="default" size="100%"&gt;Oligonucleotide Array Sequence Analysis&lt;/style&gt;&lt;/keyword&gt;&lt;keyword&gt;&lt;style face="normal" font="default" size="100%"&gt;Oxidative Stress&lt;/style&gt;&lt;/keyword&gt;&lt;keyword&gt;&lt;style face="normal" font="default" size="100%"&gt;Reproducibility of Results&lt;/style&gt;&lt;/keyword&gt;&lt;keyword&gt;&lt;style face="normal" font="default" size="100%"&gt;Signal Transduction&lt;/style&gt;&lt;/keyword&gt;&lt;keyword&gt;&lt;style face="normal" font="default" size="100%"&gt;Stem Cells/*physiology&lt;/style&gt;&lt;/keyword&gt;&lt;keyword&gt;&lt;style face="normal" font="default" size="100%"&gt;Support, Non-U.S. Gov&amp;apos;t&lt;/style&gt;&lt;/keyword&gt;&lt;keyword&gt;&lt;style face="normal" font="default" size="100%"&gt;Support, U.S. Gov&amp;apos;t, P.H.S.&lt;/style&gt;&lt;/keyword&gt;&lt;keyword&gt;&lt;style face="normal" font="default" size="100%"&gt;Transcription, Genetic&lt;/style&gt;&lt;/keyword&gt;&lt;/keywords&gt;&lt;dates&gt;&lt;year&gt;&lt;style face="normal" font="default" size="100%"&gt;2002&lt;/style&gt;&lt;/year&gt;&lt;pub-dates&gt;&lt;date&gt;&lt;style face="normal" font="default" size="100%"&gt;Oct 18&lt;/style&gt;&lt;/date&gt;&lt;/pub-dates&gt;&lt;/dates&gt;&lt;urls&gt;&lt;/urls&gt;&lt;/record&gt;&lt;/Cite&gt;&lt;/EndNote&gt;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[18, 31, 35, 36]</w:t>
      </w:r>
      <w:r>
        <w:rPr>
          <w:rFonts w:cs="Arial" w:ascii="Arial" w:hAnsi="Arial"/>
        </w:rPr>
      </w:r>
      <w:r>
        <w:rPr>
          <w:rFonts w:cs="Arial" w:ascii="Arial" w:hAnsi="Arial"/>
        </w:rPr>
        <w:fldChar w:fldCharType="end"/>
      </w:r>
      <w:r>
        <w:rPr>
          <w:rFonts w:cs="Arial" w:ascii="Arial" w:hAnsi="Arial"/>
        </w:rPr>
        <w:t>. We took several steps to minimize potential differences due to analytical methods. We chose to analyze only those data files where we were able to obtain the original Affymetrix cell intensity file (.cel file). All cel files were normalized and summarized at the probe level together, and were statistically analyzed in exactly the same manner. In contrast to the previous attempts to broadly define a stemness profile, we chose to focus on the more limited phenotype of self-renewal within the hematopoietic system. We feel that by using memory T cells, which arguably share only this phenotypic characteristic with other stem cell populations, we might gain a unique and focused insight into self-renewal. Indeed, our analysis demonstrates that those transcripts shared between memory CD8</w:t>
      </w:r>
      <w:r>
        <w:rPr>
          <w:rFonts w:cs="Arial" w:ascii="Arial" w:hAnsi="Arial"/>
          <w:vertAlign w:val="superscript"/>
        </w:rPr>
        <w:t>+</w:t>
      </w:r>
      <w:r>
        <w:rPr>
          <w:rFonts w:cs="Arial" w:ascii="Arial" w:hAnsi="Arial"/>
        </w:rPr>
        <w:t xml:space="preserve"> T cells and Lt-HSC are generally enriched in other adult, and to a lesser degree fetal, hematopoietic stem cell populations. However, they are not enriched in NSC and ESC populations, consistent with the idea that the specific transcripts involved in self-renewal are only conserved within a particular differentiation system </w:t>
      </w:r>
      <w:r>
        <w:fldChar w:fldCharType="begin"/>
      </w:r>
      <w:r>
        <w:rPr>
          <w:rFonts w:cs="Arial" w:ascii="Arial" w:hAnsi="Arial"/>
        </w:rPr>
        <w:instrText xml:space="preserve"> ADDIN EN.CITE &lt;EndNote&gt;&lt;Cite&gt;&lt;Author&gt;Fortunel&lt;/Author&gt;&lt;Year&gt;2003&lt;/Year&gt;&lt;RecNum&gt;264&lt;/RecNum&gt;&lt;record&gt;&lt;database name="lrp1-Converted.enl" path="C:\K\Resubmission\lrp1-Converted.enl"&gt;lrp1-Converted.enl&lt;/database&gt;&lt;source-app name="EndNote" version="8.0"&gt;EndNote&lt;/source-app&gt;&lt;rec-number&gt;264&lt;/rec-number&gt;&lt;ref-type name="Journal Article"&gt;17&lt;/ref-type&gt;&lt;contributors&gt;&lt;authors&gt;&lt;author&gt;&lt;style face="normal" font="default" size="100%"&gt;Fortunel, N. O.&lt;/style&gt;&lt;/author&gt;&lt;author&gt;&lt;style face="normal" font="default" size="100%"&gt;Otu, H. H.&lt;/style&gt;&lt;/author&gt;&lt;author&gt;&lt;style face="normal" font="default" size="100%"&gt;Ng, H. H.&lt;/style&gt;&lt;/author&gt;&lt;author&gt;&lt;style face="normal" font="default" size="100%"&gt;Chen, J.&lt;/style&gt;&lt;/author&gt;&lt;author&gt;&lt;style face="normal" font="default" size="100%"&gt;Mu, X.&lt;/style&gt;&lt;/author&gt;&lt;author&gt;&lt;style face="normal" font="default" size="100%"&gt;Chevassut, T.&lt;/style&gt;&lt;/author&gt;&lt;author&gt;&lt;style face="normal" font="default" size="100%"&gt;Li, X.&lt;/style&gt;&lt;/author&gt;&lt;author&gt;&lt;style face="normal" font="default" size="100%"&gt;Joseph, M.&lt;/style&gt;&lt;/author&gt;&lt;author&gt;&lt;style face="normal" font="default" size="100%"&gt;Bailey, C.&lt;/style&gt;&lt;/author&gt;&lt;author&gt;&lt;style face="normal" font="default" size="100%"&gt;Hatzfeld, J. A.&lt;/style&gt;&lt;/author&gt;&lt;author&gt;&lt;style face="normal" font="default" size="100%"&gt;Hatzfeld, A.&lt;/style&gt;&lt;/author&gt;&lt;author&gt;&lt;style face="normal" font="default" size="100%"&gt;Usta, F.&lt;/style&gt;&lt;/author&gt;&lt;author&gt;&lt;style face="normal" font="default" size="100%"&gt;Vega, V. B.&lt;/style&gt;&lt;/author&gt;&lt;author&gt;&lt;style face="normal" font="default" size="100%"&gt;Long, P. M.&lt;/style&gt;&lt;/author&gt;&lt;author&gt;&lt;style face="normal" font="default" size="100%"&gt;Libermann, T. A.&lt;/style&gt;&lt;/author&gt;&lt;author&gt;&lt;style face="normal" font="default" size="100%"&gt;Lim, B.&lt;/style&gt;&lt;/author&gt;&lt;/authors&gt;&lt;/contributors&gt;&lt;titles&gt;&lt;title&gt;&lt;style face="normal" font="default" size="100%"&gt;Comment on &amp;quot; &amp;apos;Stemness&amp;apos;: transcriptional profiling of embryonic and adult stem cells&amp;quot; and &amp;quot;a stem cell molecular signature&amp;quot;&lt;/style&gt;&lt;/title&gt;&lt;secondary-title&gt;&lt;style face="normal" font="default" size="100%"&gt;Science&lt;/style&gt;&lt;/secondary-title&gt;&lt;/titles&gt;&lt;periodical&gt;&lt;full-title&gt;&lt;style face="normal" font="default" size="100%"&gt;Science&lt;/style&gt;&lt;/full-title&gt;&lt;/periodical&gt;&lt;pages&gt;&lt;style face="normal" font="default" size="100%"&gt;393; author reply 393.&lt;/style&gt;&lt;/pages&gt;&lt;volume&gt;&lt;style face="normal" font="default" size="100%"&gt;302&lt;/style&gt;&lt;/volume&gt;&lt;number&gt;&lt;style face="normal" font="default" size="100%"&gt;5644&lt;/style&gt;&lt;/number&gt;&lt;keywords&gt;&lt;keyword&gt;&lt;style face="normal" font="default" size="100%"&gt;0 (Integrin alpha6)&lt;/style&gt;&lt;/keyword&gt;&lt;keyword&gt;&lt;style face="normal" font="default" size="100%"&gt;Animals&lt;/style&gt;&lt;/keyword&gt;&lt;keyword&gt;&lt;style face="normal" font="default" size="100%"&gt;Cell Differentiation&lt;/style&gt;&lt;/keyword&gt;&lt;keyword&gt;&lt;style face="normal" font="default" size="100%"&gt;Cell Lineage&lt;/style&gt;&lt;/keyword&gt;&lt;keyword&gt;&lt;style face="normal" font="default" size="100%"&gt;Comparative Study&lt;/style&gt;&lt;/keyword&gt;&lt;keyword&gt;&lt;style face="normal" font="default" size="100%"&gt;Embryo/*cytology&lt;/style&gt;&lt;/keyword&gt;&lt;keyword&gt;&lt;style face="normal" font="default" size="100%"&gt;*Gene Expression&lt;/style&gt;&lt;/keyword&gt;&lt;keyword&gt;&lt;style face="normal" font="default" size="100%"&gt;Gene Expression Profiling&lt;/style&gt;&lt;/keyword&gt;&lt;keyword&gt;&lt;style face="normal" font="default" size="100%"&gt;Genes&lt;/style&gt;&lt;/keyword&gt;&lt;keyword&gt;&lt;style face="normal" font="default" size="100%"&gt;Hematopoietic Stem Cells/physiology&lt;/style&gt;&lt;/keyword&gt;&lt;keyword&gt;&lt;style face="normal" font="default" size="100%"&gt;Integrin alpha6/genetics&lt;/style&gt;&lt;/keyword&gt;&lt;keyword&gt;&lt;style face="normal" font="default" size="100%"&gt;Neurons/*cytology&lt;/style&gt;&lt;/keyword&gt;&lt;keyword&gt;&lt;style face="normal" font="default" size="100%"&gt;Oligonucleotide Array Sequence Analysis&lt;/style&gt;&lt;/keyword&gt;&lt;keyword&gt;&lt;style face="normal" font="default" size="100%"&gt;Retina/*cytology&lt;/style&gt;&lt;/keyword&gt;&lt;keyword&gt;&lt;style face="normal" font="default" size="100%"&gt;Stem Cells/*physiology&lt;/style&gt;&lt;/keyword&gt;&lt;keyword&gt;&lt;style face="normal" font="default" size="100%"&gt;*Transcription, Genetic&lt;/style&gt;&lt;/keyword&gt;&lt;/keywords&gt;&lt;dates&gt;&lt;year&gt;&lt;style face="normal" font="default" size="100%"&gt;2003&lt;/style&gt;&lt;/year&gt;&lt;pub-dates&gt;&lt;date&gt;&lt;style face="normal" font="default" size="100%"&gt;Oct 17&lt;/style&gt;&lt;/date&gt;&lt;/pub-dates&gt;&lt;/dates&gt;&lt;urls&gt;&lt;/urls&gt;&lt;/record&gt;&lt;/Cite&gt;&lt;/EndNote&gt;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[35]</w:t>
      </w:r>
      <w:r>
        <w:rPr>
          <w:rFonts w:cs="Arial" w:ascii="Arial" w:hAnsi="Arial"/>
        </w:rPr>
      </w:r>
      <w:r>
        <w:rPr>
          <w:rFonts w:cs="Arial" w:ascii="Arial" w:hAnsi="Arial"/>
        </w:rPr>
        <w:fldChar w:fldCharType="end"/>
      </w:r>
      <w:r>
        <w:rPr>
          <w:rFonts w:cs="Arial" w:ascii="Arial" w:hAnsi="Arial"/>
        </w:rPr>
        <w:t>.</w:t>
      </w:r>
    </w:p>
    <w:p>
      <w:pPr>
        <w:pStyle w:val="Normal"/>
        <w:spacing w:lineRule="auto" w:line="720" w:before="240" w:after="120"/>
        <w:jc w:val="both"/>
        <w:rPr/>
      </w:pPr>
      <w:r>
        <w:rPr>
          <w:rFonts w:cs="Arial" w:ascii="Arial" w:hAnsi="Arial"/>
        </w:rPr>
        <w:tab/>
        <w:t xml:space="preserve">We feel that the shared transcripts identified in the study are excellent candidates for playing a direct functional role in stem cell and memory T cell self-renewal. Mel18 has been shown to affect Lt-HSC self-renewal, but its role in memory has not been explored. While TnfR2 and Traf1 are known to be involved in anti-apoptotic signaling; their role in the self-renewal of either T cells or HSC has not been directly addressed. Similarly, the stromal derived cytokine EDR has been shown to support the survival of multiple hematopoietic cell types </w:t>
      </w:r>
      <w:r>
        <w:rPr>
          <w:rFonts w:cs="Arial" w:ascii="Arial" w:hAnsi="Arial"/>
          <w:i/>
        </w:rPr>
        <w:t>in vitro</w:t>
      </w:r>
      <w:r>
        <w:rPr>
          <w:rFonts w:cs="Arial" w:ascii="Arial" w:hAnsi="Arial"/>
        </w:rPr>
        <w:t xml:space="preserve"> but its role </w:t>
      </w:r>
      <w:r>
        <w:rPr>
          <w:rFonts w:cs="Arial" w:ascii="Arial" w:hAnsi="Arial"/>
          <w:i/>
        </w:rPr>
        <w:t>in vivo</w:t>
      </w:r>
      <w:r>
        <w:rPr>
          <w:rFonts w:cs="Arial" w:ascii="Arial" w:hAnsi="Arial"/>
        </w:rPr>
        <w:t xml:space="preserve"> has not been addressed. In addition, the presence of several specific members of the RAS/MAP-Kinase pathway suggests that selective activation of individual members of this diverse signaling pathway are invoved in self-renewal.</w:t>
      </w:r>
    </w:p>
    <w:p>
      <w:pPr>
        <w:pStyle w:val="Normal"/>
        <w:spacing w:lineRule="auto" w:line="720" w:before="240" w:after="120"/>
        <w:ind w:firstLine="720"/>
        <w:jc w:val="both"/>
        <w:rPr/>
      </w:pPr>
      <w:r>
        <w:rPr>
          <w:rFonts w:cs="Arial" w:ascii="Arial" w:hAnsi="Arial"/>
        </w:rPr>
        <w:t xml:space="preserve">While IL-7R has been shown to be essential for the long-term </w:t>
      </w:r>
      <w:del w:id="143" w:author="ananda goldrath" w:date="2004-11-18T16:56:00Z">
        <w:r>
          <w:rPr>
            <w:rFonts w:cs="Arial" w:ascii="Arial" w:hAnsi="Arial"/>
          </w:rPr>
          <w:delText>self-renewal</w:delText>
        </w:r>
      </w:del>
      <w:ins w:id="144" w:author="ananda goldrath" w:date="2004-11-18T16:56:00Z">
        <w:r>
          <w:rPr>
            <w:rFonts w:cs="Arial" w:ascii="Arial" w:hAnsi="Arial"/>
          </w:rPr>
          <w:t>survival</w:t>
        </w:r>
      </w:ins>
      <w:r>
        <w:rPr>
          <w:rFonts w:cs="Arial" w:ascii="Arial" w:hAnsi="Arial"/>
        </w:rPr>
        <w:t xml:space="preserve"> of memory CD8</w:t>
      </w:r>
      <w:r>
        <w:rPr>
          <w:rFonts w:cs="Arial" w:ascii="Arial" w:hAnsi="Arial"/>
          <w:vertAlign w:val="superscript"/>
        </w:rPr>
        <w:t>+</w:t>
      </w:r>
      <w:r>
        <w:rPr>
          <w:rFonts w:cs="Arial" w:ascii="Arial" w:hAnsi="Arial"/>
        </w:rPr>
        <w:t xml:space="preserve"> T cells </w:t>
      </w:r>
      <w:r>
        <w:fldChar w:fldCharType="begin"/>
      </w:r>
      <w:r>
        <w:rPr>
          <w:rFonts w:cs="Arial" w:ascii="Arial" w:hAnsi="Arial"/>
        </w:rPr>
        <w:instrText xml:space="preserve"> ADDIN EN.CITE &lt;EndNote&gt;&lt;Cite&gt;&lt;Author&gt;Schluns&lt;/Author&gt;&lt;Year&gt;2003&lt;/Year&gt;&lt;RecNum&gt;3&lt;/RecNum&gt;&lt;record&gt;&lt;database name="lrp1-Converted.enl" path="C:\K\Resubmission\lrp1-Converted.enl"&gt;lrp1-Converted.enl&lt;/database&gt;&lt;source-app name="EndNote" version="8.0"&gt;EndNote&lt;/source-app&gt;&lt;rec-number&gt;3&lt;/rec-number&gt;&lt;ref-type name="Journal Article"&gt;17&lt;/ref-type&gt;&lt;contributors&gt;&lt;authors&gt;&lt;author&gt;&lt;style face="normal" font="default" size="100%"&gt;Schluns, K. S.&lt;/style&gt;&lt;/author&gt;&lt;author&gt;&lt;style face="normal" font="default" size="100%"&gt;Lefrancois, L.&lt;/style&gt;&lt;/author&gt;&lt;/authors&gt;&lt;/contributors&gt;&lt;titles&gt;&lt;title&gt;&lt;style face="normal" font="default" size="100%"&gt;Cytokine control of memory T-cell development and survival&lt;/style&gt;&lt;/title&gt;&lt;secondary-title&gt;&lt;style face="normal" font="default" size="100%"&gt;Nature Reviews. Immunology.&lt;/style&gt;&lt;/secondary-title&gt;&lt;/titles&gt;&lt;pages&gt;&lt;style face="normal" font="default" size="100%"&gt;269-79&lt;/style&gt;&lt;/pages&gt;&lt;volume&gt;&lt;style face="normal" font="default" size="100%"&gt;3&lt;/style&gt;&lt;/volume&gt;&lt;number&gt;&lt;style face="normal" font="default" size="100%"&gt;4&lt;/style&gt;&lt;/number&gt;&lt;keywords&gt;&lt;keyword&gt;&lt;style face="normal" font="default" size="100%"&gt;Animal&lt;/style&gt;&lt;/keyword&gt;&lt;keyword&gt;&lt;style face="normal" font="default" size="100%"&gt;Antigens&lt;/style&gt;&lt;/keyword&gt;&lt;keyword&gt;&lt;style face="normal" font="default" size="100%"&gt;CD4-Positive T-Lymphocytes/cy [Cytology]&lt;/style&gt;&lt;/keyword&gt;&lt;keyword&gt;&lt;style face="normal" font="default" size="100%"&gt;CD4-Positive T-Lymphocytes/im [Immunology]&lt;/style&gt;&lt;/keyword&gt;&lt;keyword&gt;&lt;style face="normal" font="default" size="100%"&gt;CD8-Positive T-Lymphocytes/cy [Cytology]&lt;/style&gt;&lt;/keyword&gt;&lt;keyword&gt;&lt;style face="normal" font="default" size="100%"&gt;*CD8-Positive T-Lymphocytes/im [Immunology]&lt;/style&gt;&lt;/keyword&gt;&lt;keyword&gt;&lt;style face="normal" font="default" size="100%"&gt;Cell Differentiation/im [Immunology]&lt;/style&gt;&lt;/keyword&gt;&lt;keyword&gt;&lt;style face="normal" font="default" size="100%"&gt;Cell Survival/im [Immunology]&lt;/style&gt;&lt;/keyword&gt;&lt;keyword&gt;&lt;style face="normal" font="default" size="100%"&gt;Cytokines/ge [Genetics]&lt;/style&gt;&lt;/keyword&gt;&lt;keyword&gt;&lt;style face="normal" font="default" size="100%"&gt;*Cytokines/ph [Physiology]&lt;/style&gt;&lt;/keyword&gt;&lt;keyword&gt;&lt;style face="normal" font="default" size="100%"&gt;Gene Expression&lt;/style&gt;&lt;/keyword&gt;&lt;keyword&gt;&lt;style face="normal" font="default" size="100%"&gt;Human&lt;/style&gt;&lt;/keyword&gt;&lt;keyword&gt;&lt;style face="normal" font="default" size="100%"&gt;*Immunologic Memory&lt;/style&gt;&lt;/keyword&gt;&lt;keyword&gt;&lt;style face="normal" font="default" size="100%"&gt;Interleukin-15/ph [Physiology]&lt;/style&gt;&lt;/keyword&gt;&lt;keyword&gt;&lt;style face="normal" font="default" size="100%"&gt;Interleukin-2/ph [Physiology]&lt;/style&gt;&lt;/keyword&gt;&lt;keyword&gt;&lt;style face="normal" font="default" size="100%"&gt;Interleukin-7/ph [Physiology]&lt;/style&gt;&lt;/keyword&gt;&lt;keyword&gt;&lt;style face="normal" font="default" size="100%"&gt;Lymphocyte Activation&lt;/style&gt;&lt;/keyword&gt;&lt;keyword&gt;&lt;style face="normal" font="default" size="100%"&gt;Models, Immunological&lt;/style&gt;&lt;/keyword&gt;&lt;keyword&gt;&lt;style face="normal" font="default" size="100%"&gt;Receptors, Cytokine/ge [Genetics]&lt;/style&gt;&lt;/keyword&gt;&lt;keyword&gt;&lt;style face="normal" font="default" size="100%"&gt;Receptors, Cytokine/ph [Physiology]&lt;/style&gt;&lt;/keyword&gt;&lt;keyword&gt;&lt;style face="normal" font="default" size="100%"&gt;Receptors, Interleukin-2/ph [Physiology]&lt;/style&gt;&lt;/keyword&gt;&lt;keyword&gt;&lt;style face="normal" font="default" size="100%"&gt;Receptors, Interleukin-7/ph [Physiology]&lt;/style&gt;&lt;/keyword&gt;&lt;keyword&gt;&lt;style face="normal" font="default" size="100%"&gt;Support, U.S. Gov&amp;apos;t, P.H.S.&lt;/style&gt;&lt;/keyword&gt;&lt;keyword&gt;&lt;style face="normal" font="default" size="100%"&gt;T-Lymphocyte Subsets/cy [Cytology]&lt;/style&gt;&lt;/keyword&gt;&lt;keyword&gt;&lt;style face="normal" font="default" size="100%"&gt;T-Lymphocyte Subsets/im [Immunology]&lt;/style&gt;&lt;/keyword&gt;&lt;/keywords&gt;&lt;dates&gt;&lt;year&gt;&lt;style face="normal" font="default" size="100%"&gt;2003&lt;/style&gt;&lt;/year&gt;&lt;/dates&gt;&lt;urls&gt;&lt;/urls&gt;&lt;/record&gt;&lt;/Cite&gt;&lt;/EndNote&gt;</w:instrText>
      </w:r>
      <w:r>
        <w:rPr>
          <w:rFonts w:cs="Arial" w:ascii="Arial" w:hAnsi="Arial"/>
        </w:rPr>
      </w:r>
      <w:r>
        <w:rPr>
          <w:rFonts w:cs="Arial" w:ascii="Arial" w:hAnsi="Arial"/>
        </w:rPr>
        <w:fldChar w:fldCharType="separate"/>
      </w:r>
      <w:r>
        <w:rPr>
          <w:rFonts w:cs="Arial" w:ascii="Arial" w:hAnsi="Arial"/>
        </w:rPr>
        <w:t>[1]</w:t>
      </w:r>
      <w:r>
        <w:rPr>
          <w:rFonts w:cs="Arial" w:ascii="Arial" w:hAnsi="Arial"/>
        </w:rPr>
      </w:r>
      <w:r>
        <w:rPr>
          <w:rFonts w:cs="Arial" w:ascii="Arial" w:hAnsi="Arial"/>
        </w:rPr>
        <w:fldChar w:fldCharType="end"/>
      </w:r>
      <w:r>
        <w:rPr>
          <w:rFonts w:cs="Arial" w:ascii="Arial" w:hAnsi="Arial"/>
        </w:rPr>
        <w:t xml:space="preserve">, its presence in the Lt-HSC transcriptional profile points to one of the limitations of the current study. Our data relies solely on transcriptional information, and the IL-7R protein is not expressed on the surface of Lt-HSC </w:t>
      </w:r>
      <w:r>
        <w:fldChar w:fldCharType="begin"/>
      </w:r>
      <w:r>
        <w:rPr>
          <w:rFonts w:cs="Arial" w:ascii="Arial" w:hAnsi="Arial"/>
        </w:rPr>
        <w:instrText xml:space="preserve"> ADDIN EN.CITE &lt;EndNote&gt;&lt;Cite&gt;&lt;Author&gt;Akashi&lt;/Author&gt;&lt;Year&gt;2003&lt;/Year&gt;&lt;RecNum&gt;266&lt;/RecNum&gt;&lt;record&gt;&lt;database name="lrp1-Converted.enl" path="C:\K\Resubmission\lrp1-Converted.enl"&gt;lrp1-Converted.enl&lt;/database&gt;&lt;source-app name="EndNote" version="8.0"&gt;EndNote&lt;/source-app&gt;&lt;rec-number&gt;266&lt;/rec-number&gt;&lt;ref-type name="Journal Article"&gt;17&lt;/ref-type&gt;&lt;contributors&gt;&lt;authors&gt;&lt;author&gt;&lt;style face="normal" font="default" size="100%"&gt;Akashi, K.&lt;/style&gt;&lt;/author&gt;&lt;author&gt;&lt;style face="normal" font="default" size="100%"&gt;He, X.&lt;/style&gt;&lt;/author&gt;&lt;author&gt;&lt;style face="normal" font="default" size="100%"&gt;Chen, J.&lt;/style&gt;&lt;/author&gt;&lt;author&gt;&lt;style face="normal" font="default" size="100%"&gt;Iwasaki, H.&lt;/style&gt;&lt;/author&gt;&lt;author&gt;&lt;style face="normal" font="default" size="100%"&gt;Niu, C.&lt;/style&gt;&lt;/author&gt;&lt;author&gt;&lt;style face="normal" font="default" size="100%"&gt;Steenhard, B.&lt;/style&gt;&lt;/author&gt;&lt;author&gt;&lt;style face="normal" font="default" size="100%"&gt;Zhang, J.&lt;/style&gt;&lt;/author&gt;&lt;author&gt;&lt;style face="normal" font="default" size="100%"&gt;Haug, J.&lt;/style&gt;&lt;/author&gt;&lt;author&gt;&lt;style face="normal" font="default" size="100%"&gt;Li, L.&lt;/style&gt;&lt;/author&gt;&lt;/authors&gt;&lt;/contributors&gt;&lt;titles&gt;&lt;title&gt;&lt;style face="normal" font="default" size="100%"&gt;Transcriptional accessibility for genes of multiple tissues and hematopoietic lineages is hierarchically controlled during early hematopoiesis&lt;/style&gt;&lt;/title&gt;&lt;secondary-title&gt;&lt;style face="normal" font="default" size="100%"&gt;Blood&lt;/style&gt;&lt;/secondary-title&gt;&lt;/titles&gt;&lt;periodical&gt;&lt;full-title&gt;&lt;style face="normal" font="default" size="100%"&gt;Blood&lt;/style&gt;&lt;/full-title&gt;&lt;/periodical&gt;&lt;pages&gt;&lt;style face="normal" font="default" size="100%"&gt;383-9. Epub 2002 Sep 05.&lt;/style&gt;&lt;/pages&gt;&lt;volume&gt;&lt;style face="normal" font="default" size="100%"&gt;101&lt;/style&gt;&lt;/volume&gt;&lt;number&gt;&lt;style face="normal" font="default" size="100%"&gt;2&lt;/style&gt;&lt;/number&gt;&lt;keywords&gt;&lt;keyword&gt;&lt;style face="normal" font="default" size="100%"&gt;63231-63-0 (rna)&lt;/style&gt;&lt;/keyword&gt;&lt;keyword&gt;&lt;style face="normal" font="default" size="100%"&gt;Animals&lt;/style&gt;&lt;/keyword&gt;&lt;keyword&gt;&lt;style face="normal" font="default" size="100%"&gt;Cell Differentiation&lt;/style&gt;&lt;/keyword&gt;&lt;keyword&gt;&lt;style face="normal" font="default" size="100%"&gt;Cell Lineage&lt;/style&gt;&lt;/keyword&gt;&lt;keyword&gt;&lt;style face="normal" font="default" size="100%"&gt;Gene Expression Profiling&lt;/style&gt;&lt;/keyword&gt;&lt;keyword&gt;&lt;style face="normal" font="default" size="100%"&gt;Gene Expression Regulation/*physiology&lt;/style&gt;&lt;/keyword&gt;&lt;keyword&gt;&lt;style face="normal" font="default" size="100%"&gt;Hematopoiesis/*genetics&lt;/style&gt;&lt;/keyword&gt;&lt;keyword&gt;&lt;style face="normal" font="default" size="100%"&gt;Hematopoietic Stem Cells/cytology/*metabolism&lt;/style&gt;&lt;/keyword&gt;&lt;keyword&gt;&lt;style face="normal" font="default" size="100%"&gt;Mice&lt;/style&gt;&lt;/keyword&gt;&lt;keyword&gt;&lt;style face="normal" font="default" size="100%"&gt;Mice, Inbred C57BL&lt;/style&gt;&lt;/keyword&gt;&lt;keyword&gt;&lt;style face="normal" font="default" size="100%"&gt;RNA/analysis&lt;/style&gt;&lt;/keyword&gt;&lt;keyword&gt;&lt;style face="normal" font="default" size="100%"&gt;Reverse Transcriptase Polymerase Chain Reaction&lt;/style&gt;&lt;/keyword&gt;&lt;keyword&gt;&lt;style face="normal" font="default" size="100%"&gt;Support, Non-U.S. Gov&amp;apos;t&lt;/style&gt;&lt;/keyword&gt;&lt;keyword&gt;&lt;style face="normal" font="default" size="100%"&gt;Transcription, Genetic/*genetics&lt;/style&gt;&lt;/keyword&gt;&lt;/keywords&gt;&lt;dates&gt;&lt;year&gt;&lt;style face="normal" font="default" size="100%"&gt;2003&lt;/style&gt;&lt;/year&gt;&lt;pub-dates&gt;&lt;date&gt;&lt;style face="normal" font="default" size="100%"&gt;Jan 15&lt;/style&gt;&lt;/date&gt;&lt;/pub-dates&gt;&lt;/dates&gt;&lt;urls&gt;&lt;/urls&gt;&lt;/record&gt;&lt;/Cite&gt;&lt;/EndNote&gt;</w:instrText>
      </w:r>
      <w:r>
        <w:rPr>
          <w:rFonts w:cs="Arial" w:ascii="Arial" w:hAnsi="Arial"/>
        </w:rPr>
      </w:r>
      <w:r>
        <w:rPr>
          <w:rFonts w:cs="Arial" w:ascii="Arial" w:hAnsi="Arial"/>
        </w:rPr>
        <w:fldChar w:fldCharType="separate"/>
      </w:r>
      <w:r>
        <w:rPr>
          <w:rFonts w:cs="Arial" w:ascii="Arial" w:hAnsi="Arial"/>
        </w:rPr>
        <w:t>[32]</w:t>
      </w:r>
      <w:r>
        <w:rPr>
          <w:rFonts w:cs="Arial" w:ascii="Arial" w:hAnsi="Arial"/>
        </w:rPr>
      </w:r>
      <w:r>
        <w:rPr>
          <w:rFonts w:cs="Arial" w:ascii="Arial" w:hAnsi="Arial"/>
        </w:rPr>
        <w:fldChar w:fldCharType="end"/>
      </w:r>
      <w:r>
        <w:rPr>
          <w:rFonts w:cs="Arial" w:ascii="Arial" w:hAnsi="Arial"/>
        </w:rPr>
        <w:t>. Obviously, relative protein expression and protein interactions/ modifications would be a more informative comparison. Given the small numbers of cells available from the populations studied, such comparisons will require advancement in the sensitivity and dynamic range of current mass-spectrometric proteomic technologies. For now, transcriptional profiling remains one of the more tractable quantitative methods for global comparative analysis between rare cellular populations.</w:t>
      </w:r>
    </w:p>
    <w:p>
      <w:pPr>
        <w:pStyle w:val="Normal"/>
        <w:spacing w:lineRule="auto" w:line="720" w:before="240" w:after="120"/>
        <w:ind w:firstLine="720"/>
        <w:jc w:val="both"/>
        <w:rPr/>
      </w:pPr>
      <w:r>
        <w:rPr>
          <w:rFonts w:cs="Arial" w:ascii="Arial" w:hAnsi="Arial"/>
        </w:rPr>
        <w:t>We have demonstrated that most of the transcripts uniquely enriched in memory CD8</w:t>
      </w:r>
      <w:r>
        <w:rPr>
          <w:rFonts w:cs="Arial" w:ascii="Arial" w:hAnsi="Arial"/>
          <w:vertAlign w:val="superscript"/>
        </w:rPr>
        <w:t>+</w:t>
      </w:r>
      <w:r>
        <w:rPr>
          <w:rFonts w:cs="Arial" w:ascii="Arial" w:hAnsi="Arial"/>
        </w:rPr>
        <w:t xml:space="preserve"> T cells are also enriched in long-term hematopoietic stems cells, implying they represent a signature for the molecular process of self-renewal. We believe the subset of memory enriched genes that are also enriched in long-term hematopoietic stem cells are excellent candidates for a common molecular signature of self-renewal within the hematopoietic system. Further analysis of the functional requirement for these individual transcripts for the self-renewal of both memory T cells and Lt-HSC should prove enlightening.</w:t>
      </w:r>
      <w:r>
        <w:br w:type="page"/>
      </w:r>
    </w:p>
    <w:p>
      <w:pPr>
        <w:pStyle w:val="Normal"/>
        <w:spacing w:lineRule="auto" w:line="720" w:before="240" w:after="120"/>
        <w:ind w:firstLine="720"/>
        <w:jc w:val="both"/>
        <w:rPr>
          <w:rFonts w:ascii="Arial" w:hAnsi="Arial" w:cs="Arial"/>
        </w:rPr>
      </w:pPr>
      <w:r>
        <w:rPr>
          <w:rFonts w:cs="Arial" w:ascii="Arial" w:hAnsi="Arial"/>
        </w:rPr>
      </w:r>
    </w:p>
    <w:p>
      <w:pPr>
        <w:pStyle w:val="Normal"/>
        <w:ind w:left="720" w:hanging="720"/>
        <w:rPr/>
      </w:pPr>
      <w:r>
        <w:fldChar w:fldCharType="begin"/>
      </w:r>
      <w:r>
        <w:rPr>
          <w:rFonts w:cs="Arial" w:ascii="Arial" w:hAnsi="Arial"/>
        </w:rPr>
        <w:instrText xml:space="preserve"> ADDIN EN.REFLIST </w:instrText>
      </w:r>
      <w:r>
        <w:rPr>
          <w:rFonts w:cs="Arial" w:ascii="Arial" w:hAnsi="Arial"/>
        </w:rPr>
      </w:r>
      <w:r>
        <w:rPr>
          <w:rFonts w:cs="Arial" w:ascii="Arial" w:hAnsi="Arial"/>
        </w:rPr>
        <w:fldChar w:fldCharType="separate"/>
      </w:r>
      <w:r>
        <w:rPr>
          <w:rFonts w:cs="Arial" w:ascii="Arial" w:hAnsi="Arial"/>
        </w:rPr>
        <w:t>1.</w:t>
        <w:tab/>
        <w:t xml:space="preserve">Schluns, K.S. and L. Lefrancois, </w:t>
      </w:r>
      <w:r>
        <w:rPr>
          <w:rFonts w:cs="Arial" w:ascii="Arial" w:hAnsi="Arial"/>
          <w:i/>
        </w:rPr>
        <w:t>Cytokine control of memory T-cell development and survival.</w:t>
      </w:r>
      <w:r>
        <w:rPr>
          <w:rFonts w:cs="Arial" w:ascii="Arial" w:hAnsi="Arial"/>
        </w:rPr>
        <w:t xml:space="preserve"> Nature Reviews. Immunology., 2003. </w:t>
      </w:r>
      <w:r>
        <w:rPr>
          <w:rFonts w:cs="Arial" w:ascii="Arial" w:hAnsi="Arial"/>
          <w:b/>
        </w:rPr>
        <w:t>3</w:t>
      </w:r>
      <w:r>
        <w:rPr>
          <w:rFonts w:cs="Arial" w:ascii="Arial" w:hAnsi="Arial"/>
        </w:rPr>
        <w:t>(4): p. 269-79.</w:t>
      </w:r>
    </w:p>
    <w:p>
      <w:pPr>
        <w:pStyle w:val="Normal"/>
        <w:ind w:left="720" w:hanging="720"/>
        <w:rPr/>
      </w:pPr>
      <w:r>
        <w:rPr>
          <w:rFonts w:cs="Arial" w:ascii="Arial" w:hAnsi="Arial"/>
        </w:rPr>
        <w:t>2.</w:t>
        <w:tab/>
        <w:t xml:space="preserve">Kaech, S.M., E.J. Wherry, and R. Ahmed, </w:t>
      </w:r>
      <w:r>
        <w:rPr>
          <w:rFonts w:cs="Arial" w:ascii="Arial" w:hAnsi="Arial"/>
          <w:i/>
        </w:rPr>
        <w:t>Effector and memory T-cell differentiation: implications for vaccine development.</w:t>
      </w:r>
      <w:r>
        <w:rPr>
          <w:rFonts w:cs="Arial" w:ascii="Arial" w:hAnsi="Arial"/>
        </w:rPr>
        <w:t xml:space="preserve"> Nature Reviews. Immunology., 2002. </w:t>
      </w:r>
      <w:r>
        <w:rPr>
          <w:rFonts w:cs="Arial" w:ascii="Arial" w:hAnsi="Arial"/>
          <w:b/>
        </w:rPr>
        <w:t>2</w:t>
      </w:r>
      <w:r>
        <w:rPr>
          <w:rFonts w:cs="Arial" w:ascii="Arial" w:hAnsi="Arial"/>
        </w:rPr>
        <w:t>(4): p. 251-62.</w:t>
      </w:r>
    </w:p>
    <w:p>
      <w:pPr>
        <w:pStyle w:val="Normal"/>
        <w:ind w:left="720" w:hanging="720"/>
        <w:rPr/>
      </w:pPr>
      <w:r>
        <w:rPr>
          <w:rFonts w:cs="Arial" w:ascii="Arial" w:hAnsi="Arial"/>
        </w:rPr>
        <w:t>3.</w:t>
        <w:tab/>
        <w:t xml:space="preserve">Seder, R.A. and R. Ahmed, </w:t>
      </w:r>
      <w:r>
        <w:rPr>
          <w:rFonts w:cs="Arial" w:ascii="Arial" w:hAnsi="Arial"/>
          <w:i/>
        </w:rPr>
        <w:t>Similarities and differences in CD4+ and CD8+ effector and memory T cell generation.</w:t>
      </w:r>
      <w:r>
        <w:rPr>
          <w:rFonts w:cs="Arial" w:ascii="Arial" w:hAnsi="Arial"/>
        </w:rPr>
        <w:t xml:space="preserve"> Nature Immunology., 2003. </w:t>
      </w:r>
      <w:r>
        <w:rPr>
          <w:rFonts w:cs="Arial" w:ascii="Arial" w:hAnsi="Arial"/>
          <w:b/>
        </w:rPr>
        <w:t>4</w:t>
      </w:r>
      <w:r>
        <w:rPr>
          <w:rFonts w:cs="Arial" w:ascii="Arial" w:hAnsi="Arial"/>
        </w:rPr>
        <w:t>(9): p. 835-42.</w:t>
      </w:r>
    </w:p>
    <w:p>
      <w:pPr>
        <w:pStyle w:val="Normal"/>
        <w:ind w:left="720" w:hanging="720"/>
        <w:rPr/>
      </w:pPr>
      <w:r>
        <w:rPr>
          <w:rFonts w:cs="Arial" w:ascii="Arial" w:hAnsi="Arial"/>
        </w:rPr>
        <w:t>4.</w:t>
        <w:tab/>
        <w:t xml:space="preserve">Masopust, D. and L. Lefrancois, </w:t>
      </w:r>
      <w:r>
        <w:rPr>
          <w:rFonts w:cs="Arial" w:ascii="Arial" w:hAnsi="Arial"/>
          <w:i/>
        </w:rPr>
        <w:t>CD8 T-cell memory: the other half of the story.</w:t>
      </w:r>
      <w:r>
        <w:rPr>
          <w:rFonts w:cs="Arial" w:ascii="Arial" w:hAnsi="Arial"/>
        </w:rPr>
        <w:t xml:space="preserve"> Microbes &amp; Infection., 2003. </w:t>
      </w:r>
      <w:r>
        <w:rPr>
          <w:rFonts w:cs="Arial" w:ascii="Arial" w:hAnsi="Arial"/>
          <w:b/>
        </w:rPr>
        <w:t>5</w:t>
      </w:r>
      <w:r>
        <w:rPr>
          <w:rFonts w:cs="Arial" w:ascii="Arial" w:hAnsi="Arial"/>
        </w:rPr>
        <w:t>(3): p. 221-6.</w:t>
      </w:r>
    </w:p>
    <w:p>
      <w:pPr>
        <w:pStyle w:val="Normal"/>
        <w:ind w:left="720" w:hanging="720"/>
        <w:rPr/>
      </w:pPr>
      <w:r>
        <w:rPr>
          <w:rFonts w:cs="Arial" w:ascii="Arial" w:hAnsi="Arial"/>
        </w:rPr>
        <w:t>5.</w:t>
        <w:tab/>
        <w:t xml:space="preserve">Starr, T.K., S.C. Jameson, and K.A. Hogquist, </w:t>
      </w:r>
      <w:r>
        <w:rPr>
          <w:rFonts w:cs="Arial" w:ascii="Arial" w:hAnsi="Arial"/>
          <w:i/>
        </w:rPr>
        <w:t>Positive and negative selection of T cells.</w:t>
      </w:r>
      <w:r>
        <w:rPr>
          <w:rFonts w:cs="Arial" w:ascii="Arial" w:hAnsi="Arial"/>
        </w:rPr>
        <w:t xml:space="preserve"> p. 139-76. Epub 2002 Oct 16.</w:t>
      </w:r>
    </w:p>
    <w:p>
      <w:pPr>
        <w:pStyle w:val="Normal"/>
        <w:ind w:left="720" w:hanging="720"/>
        <w:rPr/>
      </w:pPr>
      <w:r>
        <w:rPr>
          <w:rFonts w:cs="Arial" w:ascii="Arial" w:hAnsi="Arial"/>
        </w:rPr>
        <w:t>6.</w:t>
        <w:tab/>
        <w:t xml:space="preserve">Sprent, J., </w:t>
      </w:r>
      <w:r>
        <w:rPr>
          <w:rFonts w:cs="Arial" w:ascii="Arial" w:hAnsi="Arial"/>
          <w:i/>
        </w:rPr>
        <w:t>Turnover of memory-phenotype CD8+ T cells.</w:t>
      </w:r>
      <w:r>
        <w:rPr>
          <w:rFonts w:cs="Arial" w:ascii="Arial" w:hAnsi="Arial"/>
        </w:rPr>
        <w:t xml:space="preserve"> Microbes Infect, 2003. </w:t>
      </w:r>
      <w:r>
        <w:rPr>
          <w:rFonts w:cs="Arial" w:ascii="Arial" w:hAnsi="Arial"/>
          <w:b/>
        </w:rPr>
        <w:t>5</w:t>
      </w:r>
      <w:r>
        <w:rPr>
          <w:rFonts w:cs="Arial" w:ascii="Arial" w:hAnsi="Arial"/>
        </w:rPr>
        <w:t>(3): p. 227-31.</w:t>
      </w:r>
    </w:p>
    <w:p>
      <w:pPr>
        <w:pStyle w:val="Normal"/>
        <w:ind w:left="720" w:hanging="720"/>
        <w:rPr/>
      </w:pPr>
      <w:r>
        <w:rPr>
          <w:rFonts w:cs="Arial" w:ascii="Arial" w:hAnsi="Arial"/>
        </w:rPr>
        <w:t>7.</w:t>
        <w:tab/>
        <w:t xml:space="preserve">Macallan, D.C., et al., </w:t>
      </w:r>
      <w:r>
        <w:rPr>
          <w:rFonts w:cs="Arial" w:ascii="Arial" w:hAnsi="Arial"/>
          <w:i/>
        </w:rPr>
        <w:t>Measurement and modeling of human T cell kinetics.</w:t>
      </w:r>
      <w:r>
        <w:rPr>
          <w:rFonts w:cs="Arial" w:ascii="Arial" w:hAnsi="Arial"/>
        </w:rPr>
        <w:t xml:space="preserve"> Eur J Immunol, 2003. </w:t>
      </w:r>
      <w:r>
        <w:rPr>
          <w:rFonts w:cs="Arial" w:ascii="Arial" w:hAnsi="Arial"/>
          <w:b/>
        </w:rPr>
        <w:t>33</w:t>
      </w:r>
      <w:r>
        <w:rPr>
          <w:rFonts w:cs="Arial" w:ascii="Arial" w:hAnsi="Arial"/>
        </w:rPr>
        <w:t>(8): p. 2316-26.</w:t>
      </w:r>
    </w:p>
    <w:p>
      <w:pPr>
        <w:pStyle w:val="Normal"/>
        <w:ind w:left="720" w:hanging="720"/>
        <w:rPr/>
      </w:pPr>
      <w:r>
        <w:rPr>
          <w:rFonts w:cs="Arial" w:ascii="Arial" w:hAnsi="Arial"/>
        </w:rPr>
        <w:t>8.</w:t>
        <w:tab/>
        <w:t xml:space="preserve">Murali-Krishna, K., et al., </w:t>
      </w:r>
      <w:r>
        <w:rPr>
          <w:rFonts w:cs="Arial" w:ascii="Arial" w:hAnsi="Arial"/>
          <w:i/>
        </w:rPr>
        <w:t>Counting antigen-specific CD8 T cells: a reevaluation of bystander activation during viral infection.</w:t>
      </w:r>
      <w:r>
        <w:rPr>
          <w:rFonts w:cs="Arial" w:ascii="Arial" w:hAnsi="Arial"/>
        </w:rPr>
        <w:t xml:space="preserve"> Immunity, 1998. </w:t>
      </w:r>
      <w:r>
        <w:rPr>
          <w:rFonts w:cs="Arial" w:ascii="Arial" w:hAnsi="Arial"/>
          <w:b/>
        </w:rPr>
        <w:t>8</w:t>
      </w:r>
      <w:r>
        <w:rPr>
          <w:rFonts w:cs="Arial" w:ascii="Arial" w:hAnsi="Arial"/>
        </w:rPr>
        <w:t>(2): p. 177-87.</w:t>
      </w:r>
    </w:p>
    <w:p>
      <w:pPr>
        <w:pStyle w:val="Normal"/>
        <w:ind w:left="720" w:hanging="720"/>
        <w:rPr/>
      </w:pPr>
      <w:r>
        <w:rPr>
          <w:rFonts w:cs="Arial" w:ascii="Arial" w:hAnsi="Arial"/>
        </w:rPr>
        <w:t>9.</w:t>
        <w:tab/>
        <w:t xml:space="preserve">Wherry, E.J. and R. Ahmed, </w:t>
      </w:r>
      <w:r>
        <w:rPr>
          <w:rFonts w:cs="Arial" w:ascii="Arial" w:hAnsi="Arial"/>
          <w:i/>
        </w:rPr>
        <w:t>Memory CD8 T-cell differentiation during viral infection.</w:t>
      </w:r>
      <w:r>
        <w:rPr>
          <w:rFonts w:cs="Arial" w:ascii="Arial" w:hAnsi="Arial"/>
        </w:rPr>
        <w:t xml:space="preserve"> J Virol, 2004. </w:t>
      </w:r>
      <w:r>
        <w:rPr>
          <w:rFonts w:cs="Arial" w:ascii="Arial" w:hAnsi="Arial"/>
          <w:b/>
        </w:rPr>
        <w:t>78</w:t>
      </w:r>
      <w:r>
        <w:rPr>
          <w:rFonts w:cs="Arial" w:ascii="Arial" w:hAnsi="Arial"/>
        </w:rPr>
        <w:t>(11): p. 5535-45.</w:t>
      </w:r>
    </w:p>
    <w:p>
      <w:pPr>
        <w:pStyle w:val="Normal"/>
        <w:ind w:left="720" w:hanging="720"/>
        <w:rPr/>
      </w:pPr>
      <w:r>
        <w:rPr>
          <w:rFonts w:cs="Arial" w:ascii="Arial" w:hAnsi="Arial"/>
        </w:rPr>
        <w:t>10.</w:t>
        <w:tab/>
        <w:t xml:space="preserve">Homann, D., L. Teyton, and M.B. Oldstone, </w:t>
      </w:r>
      <w:r>
        <w:rPr>
          <w:rFonts w:cs="Arial" w:ascii="Arial" w:hAnsi="Arial"/>
          <w:i/>
        </w:rPr>
        <w:t>Differential regulation of antiviral T-cell immunity results in stable CD8+ but declining CD4+ T-cell memory.</w:t>
      </w:r>
      <w:r>
        <w:rPr>
          <w:rFonts w:cs="Arial" w:ascii="Arial" w:hAnsi="Arial"/>
        </w:rPr>
        <w:t xml:space="preserve"> Nat Med, 2001. </w:t>
      </w:r>
      <w:r>
        <w:rPr>
          <w:rFonts w:cs="Arial" w:ascii="Arial" w:hAnsi="Arial"/>
          <w:b/>
        </w:rPr>
        <w:t>7</w:t>
      </w:r>
      <w:r>
        <w:rPr>
          <w:rFonts w:cs="Arial" w:ascii="Arial" w:hAnsi="Arial"/>
        </w:rPr>
        <w:t>(8): p. 913-9.</w:t>
      </w:r>
    </w:p>
    <w:p>
      <w:pPr>
        <w:pStyle w:val="Normal"/>
        <w:ind w:left="720" w:hanging="720"/>
        <w:rPr/>
      </w:pPr>
      <w:r>
        <w:rPr>
          <w:rFonts w:cs="Arial" w:ascii="Arial" w:hAnsi="Arial"/>
        </w:rPr>
        <w:t>11.</w:t>
        <w:tab/>
        <w:t xml:space="preserve">Kaech, S.M., et al., </w:t>
      </w:r>
      <w:r>
        <w:rPr>
          <w:rFonts w:cs="Arial" w:ascii="Arial" w:hAnsi="Arial"/>
          <w:i/>
        </w:rPr>
        <w:t>Molecular and functional profiling of memory CD8 T cell differentiation.</w:t>
      </w:r>
      <w:r>
        <w:rPr>
          <w:rFonts w:cs="Arial" w:ascii="Arial" w:hAnsi="Arial"/>
        </w:rPr>
        <w:t xml:space="preserve"> Cell., 2002. </w:t>
      </w:r>
      <w:r>
        <w:rPr>
          <w:rFonts w:cs="Arial" w:ascii="Arial" w:hAnsi="Arial"/>
          <w:b/>
        </w:rPr>
        <w:t>111</w:t>
      </w:r>
      <w:r>
        <w:rPr>
          <w:rFonts w:cs="Arial" w:ascii="Arial" w:hAnsi="Arial"/>
        </w:rPr>
        <w:t>(6): p. 837-51.</w:t>
      </w:r>
    </w:p>
    <w:p>
      <w:pPr>
        <w:pStyle w:val="Normal"/>
        <w:ind w:left="720" w:hanging="720"/>
        <w:rPr/>
      </w:pPr>
      <w:r>
        <w:rPr>
          <w:rFonts w:cs="Arial" w:ascii="Arial" w:hAnsi="Arial"/>
        </w:rPr>
        <w:t>12.</w:t>
        <w:tab/>
        <w:t xml:space="preserve">Kaech, S.M., et al., </w:t>
      </w:r>
      <w:r>
        <w:rPr>
          <w:rFonts w:cs="Arial" w:ascii="Arial" w:hAnsi="Arial"/>
          <w:i/>
        </w:rPr>
        <w:t>Selective expression of the interleukin 7 receptor identifies effector CD8 T cells that give rise to long-lived memory cells.</w:t>
      </w:r>
      <w:r>
        <w:rPr>
          <w:rFonts w:cs="Arial" w:ascii="Arial" w:hAnsi="Arial"/>
        </w:rPr>
        <w:t xml:space="preserve"> Nature Immunology., 2003. </w:t>
      </w:r>
      <w:r>
        <w:rPr>
          <w:rFonts w:cs="Arial" w:ascii="Arial" w:hAnsi="Arial"/>
          <w:b/>
        </w:rPr>
        <w:t>4</w:t>
      </w:r>
      <w:r>
        <w:rPr>
          <w:rFonts w:cs="Arial" w:ascii="Arial" w:hAnsi="Arial"/>
        </w:rPr>
        <w:t>(12): p. 1191-8.</w:t>
      </w:r>
    </w:p>
    <w:p>
      <w:pPr>
        <w:pStyle w:val="Normal"/>
        <w:ind w:left="720" w:hanging="720"/>
        <w:rPr/>
      </w:pPr>
      <w:r>
        <w:rPr>
          <w:rFonts w:cs="Arial" w:ascii="Arial" w:hAnsi="Arial"/>
        </w:rPr>
        <w:t>13.</w:t>
        <w:tab/>
        <w:t xml:space="preserve">Huster, K.M., et al., </w:t>
      </w:r>
      <w:r>
        <w:rPr>
          <w:rFonts w:cs="Arial" w:ascii="Arial" w:hAnsi="Arial"/>
          <w:i/>
        </w:rPr>
        <w:t>Selective expression of IL-7 receptor on memory T cells identifies early CD40L-dependent generation of distinct CD8+ memory T cell subsets.</w:t>
      </w:r>
      <w:r>
        <w:rPr>
          <w:rFonts w:cs="Arial" w:ascii="Arial" w:hAnsi="Arial"/>
        </w:rPr>
        <w:t xml:space="preserve"> Proc Natl Acad Sci U S A, 2004. </w:t>
      </w:r>
      <w:r>
        <w:rPr>
          <w:rFonts w:cs="Arial" w:ascii="Arial" w:hAnsi="Arial"/>
          <w:b/>
        </w:rPr>
        <w:t>101</w:t>
      </w:r>
      <w:r>
        <w:rPr>
          <w:rFonts w:cs="Arial" w:ascii="Arial" w:hAnsi="Arial"/>
        </w:rPr>
        <w:t>(15): p. 5610-5. Epub 2004 Mar 25.</w:t>
      </w:r>
    </w:p>
    <w:p>
      <w:pPr>
        <w:pStyle w:val="Normal"/>
        <w:ind w:left="720" w:hanging="720"/>
        <w:rPr/>
      </w:pPr>
      <w:r>
        <w:rPr>
          <w:rFonts w:cs="Arial" w:ascii="Arial" w:hAnsi="Arial"/>
        </w:rPr>
        <w:t>14.</w:t>
        <w:tab/>
        <w:t xml:space="preserve">Madakamutil, L.T., et al., </w:t>
      </w:r>
      <w:r>
        <w:rPr>
          <w:rFonts w:cs="Arial" w:ascii="Arial" w:hAnsi="Arial"/>
          <w:i/>
        </w:rPr>
        <w:t>CD8alphaalpha-mediated survival and differentiation of CD8 memory T cell precursors.</w:t>
      </w:r>
      <w:r>
        <w:rPr>
          <w:rFonts w:cs="Arial" w:ascii="Arial" w:hAnsi="Arial"/>
        </w:rPr>
        <w:t xml:space="preserve"> Science, 2004. </w:t>
      </w:r>
      <w:r>
        <w:rPr>
          <w:rFonts w:cs="Arial" w:ascii="Arial" w:hAnsi="Arial"/>
          <w:b/>
        </w:rPr>
        <w:t>304</w:t>
      </w:r>
      <w:r>
        <w:rPr>
          <w:rFonts w:cs="Arial" w:ascii="Arial" w:hAnsi="Arial"/>
        </w:rPr>
        <w:t>(5670): p. 590-3.</w:t>
      </w:r>
    </w:p>
    <w:p>
      <w:pPr>
        <w:pStyle w:val="Normal"/>
        <w:ind w:left="720" w:hanging="720"/>
        <w:rPr/>
      </w:pPr>
      <w:r>
        <w:rPr>
          <w:rFonts w:cs="Arial" w:ascii="Arial" w:hAnsi="Arial"/>
        </w:rPr>
        <w:t>15.</w:t>
        <w:tab/>
        <w:t xml:space="preserve">Kondo, M., et al., </w:t>
      </w:r>
      <w:r>
        <w:rPr>
          <w:rFonts w:cs="Arial" w:ascii="Arial" w:hAnsi="Arial"/>
          <w:i/>
        </w:rPr>
        <w:t>Biology of hematopoietic stem cells and progenitors: implications for clinical application.</w:t>
      </w:r>
      <w:r>
        <w:rPr>
          <w:rFonts w:cs="Arial" w:ascii="Arial" w:hAnsi="Arial"/>
        </w:rPr>
        <w:t xml:space="preserve"> p. 759-806. Epub 2002 Dec 17.</w:t>
      </w:r>
    </w:p>
    <w:p>
      <w:pPr>
        <w:pStyle w:val="Normal"/>
        <w:ind w:left="720" w:hanging="720"/>
        <w:rPr/>
      </w:pPr>
      <w:r>
        <w:rPr>
          <w:rFonts w:cs="Arial" w:ascii="Arial" w:hAnsi="Arial"/>
        </w:rPr>
        <w:t>16.</w:t>
        <w:tab/>
        <w:t xml:space="preserve">Fearon, D.T., P. Manders, and S.D. Wagner, </w:t>
      </w:r>
      <w:r>
        <w:rPr>
          <w:rFonts w:cs="Arial" w:ascii="Arial" w:hAnsi="Arial"/>
          <w:i/>
        </w:rPr>
        <w:t>Arrested differentiation, the self-renewing memory lymphocyte, and vaccination.</w:t>
      </w:r>
      <w:r>
        <w:rPr>
          <w:rFonts w:cs="Arial" w:ascii="Arial" w:hAnsi="Arial"/>
        </w:rPr>
        <w:t xml:space="preserve"> Science, 2001. </w:t>
      </w:r>
      <w:r>
        <w:rPr>
          <w:rFonts w:cs="Arial" w:ascii="Arial" w:hAnsi="Arial"/>
          <w:b/>
        </w:rPr>
        <w:t>293</w:t>
      </w:r>
      <w:r>
        <w:rPr>
          <w:rFonts w:cs="Arial" w:ascii="Arial" w:hAnsi="Arial"/>
        </w:rPr>
        <w:t>(5528): p. 248-50.</w:t>
      </w:r>
    </w:p>
    <w:p>
      <w:pPr>
        <w:pStyle w:val="Normal"/>
        <w:ind w:left="720" w:hanging="720"/>
        <w:rPr/>
      </w:pPr>
      <w:r>
        <w:rPr>
          <w:rFonts w:cs="Arial" w:ascii="Arial" w:hAnsi="Arial"/>
        </w:rPr>
        <w:t>17.</w:t>
        <w:tab/>
        <w:t xml:space="preserve">Lanzavecchia, A. and F. Sallusto, </w:t>
      </w:r>
      <w:r>
        <w:rPr>
          <w:rFonts w:cs="Arial" w:ascii="Arial" w:hAnsi="Arial"/>
          <w:i/>
        </w:rPr>
        <w:t>Progressive differentiation and selection of the fittest in the immune response.</w:t>
      </w:r>
      <w:r>
        <w:rPr>
          <w:rFonts w:cs="Arial" w:ascii="Arial" w:hAnsi="Arial"/>
        </w:rPr>
        <w:t xml:space="preserve"> Nat Rev Immunol, 2002. </w:t>
      </w:r>
      <w:r>
        <w:rPr>
          <w:rFonts w:cs="Arial" w:ascii="Arial" w:hAnsi="Arial"/>
          <w:b/>
        </w:rPr>
        <w:t>2</w:t>
      </w:r>
      <w:r>
        <w:rPr>
          <w:rFonts w:cs="Arial" w:ascii="Arial" w:hAnsi="Arial"/>
        </w:rPr>
        <w:t>(12): p. 982-7.</w:t>
      </w:r>
    </w:p>
    <w:p>
      <w:pPr>
        <w:pStyle w:val="Normal"/>
        <w:ind w:left="720" w:hanging="720"/>
        <w:rPr/>
      </w:pPr>
      <w:r>
        <w:rPr>
          <w:rFonts w:cs="Arial" w:ascii="Arial" w:hAnsi="Arial"/>
        </w:rPr>
        <w:t>18.</w:t>
        <w:tab/>
        <w:t xml:space="preserve">Ivanova, N.B., et al., </w:t>
      </w:r>
      <w:r>
        <w:rPr>
          <w:rFonts w:cs="Arial" w:ascii="Arial" w:hAnsi="Arial"/>
          <w:i/>
        </w:rPr>
        <w:t>A stem cell molecular signature.</w:t>
      </w:r>
      <w:r>
        <w:rPr>
          <w:rFonts w:cs="Arial" w:ascii="Arial" w:hAnsi="Arial"/>
        </w:rPr>
        <w:t xml:space="preserve"> Science, 2002. </w:t>
      </w:r>
      <w:r>
        <w:rPr>
          <w:rFonts w:cs="Arial" w:ascii="Arial" w:hAnsi="Arial"/>
          <w:b/>
        </w:rPr>
        <w:t>298</w:t>
      </w:r>
      <w:r>
        <w:rPr>
          <w:rFonts w:cs="Arial" w:ascii="Arial" w:hAnsi="Arial"/>
        </w:rPr>
        <w:t>(5593): p. 601-4. Epub 2002 Sep 12.</w:t>
      </w:r>
    </w:p>
    <w:p>
      <w:pPr>
        <w:pStyle w:val="Normal"/>
        <w:ind w:left="720" w:hanging="720"/>
        <w:rPr/>
      </w:pPr>
      <w:r>
        <w:rPr>
          <w:rFonts w:cs="Arial" w:ascii="Arial" w:hAnsi="Arial"/>
        </w:rPr>
        <w:t>19.</w:t>
        <w:tab/>
        <w:t xml:space="preserve">Irizarry, R.A., et al., </w:t>
      </w:r>
      <w:r>
        <w:rPr>
          <w:rFonts w:cs="Arial" w:ascii="Arial" w:hAnsi="Arial"/>
          <w:i/>
        </w:rPr>
        <w:t>Exploration, normalization, and summaries of high density oligonucleotide array probe level data.</w:t>
      </w:r>
      <w:r>
        <w:rPr>
          <w:rFonts w:cs="Arial" w:ascii="Arial" w:hAnsi="Arial"/>
        </w:rPr>
        <w:t xml:space="preserve"> Biostatistics., 2003. </w:t>
      </w:r>
      <w:r>
        <w:rPr>
          <w:rFonts w:cs="Arial" w:ascii="Arial" w:hAnsi="Arial"/>
          <w:b/>
        </w:rPr>
        <w:t>4</w:t>
      </w:r>
      <w:r>
        <w:rPr>
          <w:rFonts w:cs="Arial" w:ascii="Arial" w:hAnsi="Arial"/>
        </w:rPr>
        <w:t>(2): p. 249-64.</w:t>
      </w:r>
    </w:p>
    <w:p>
      <w:pPr>
        <w:pStyle w:val="Normal"/>
        <w:ind w:left="720" w:hanging="720"/>
        <w:rPr/>
      </w:pPr>
      <w:r>
        <w:rPr>
          <w:rFonts w:cs="Arial" w:ascii="Arial" w:hAnsi="Arial"/>
        </w:rPr>
        <w:t>20.</w:t>
        <w:tab/>
        <w:t xml:space="preserve">Irizarry, R.A., et al., </w:t>
      </w:r>
      <w:r>
        <w:rPr>
          <w:rFonts w:cs="Arial" w:ascii="Arial" w:hAnsi="Arial"/>
          <w:i/>
        </w:rPr>
        <w:t>Summaries of Affymetrix GeneChip probe level data.</w:t>
      </w:r>
      <w:r>
        <w:rPr>
          <w:rFonts w:cs="Arial" w:ascii="Arial" w:hAnsi="Arial"/>
        </w:rPr>
        <w:t xml:space="preserve"> Nucleic Acids Research., 2003. </w:t>
      </w:r>
      <w:r>
        <w:rPr>
          <w:rFonts w:cs="Arial" w:ascii="Arial" w:hAnsi="Arial"/>
          <w:b/>
        </w:rPr>
        <w:t>31</w:t>
      </w:r>
      <w:r>
        <w:rPr>
          <w:rFonts w:cs="Arial" w:ascii="Arial" w:hAnsi="Arial"/>
        </w:rPr>
        <w:t>(4): p. e15.</w:t>
      </w:r>
    </w:p>
    <w:p>
      <w:pPr>
        <w:pStyle w:val="Normal"/>
        <w:ind w:left="720" w:hanging="720"/>
        <w:rPr/>
      </w:pPr>
      <w:r>
        <w:rPr>
          <w:rFonts w:cs="Arial" w:ascii="Arial" w:hAnsi="Arial"/>
        </w:rPr>
        <w:t>21.</w:t>
        <w:tab/>
        <w:t xml:space="preserve">Bolstad, B.M., et al., </w:t>
      </w:r>
      <w:r>
        <w:rPr>
          <w:rFonts w:cs="Arial" w:ascii="Arial" w:hAnsi="Arial"/>
          <w:i/>
        </w:rPr>
        <w:t>A comparison of normalization methods for high density oligonucleotide array data based on variance and bias.</w:t>
      </w:r>
      <w:r>
        <w:rPr>
          <w:rFonts w:cs="Arial" w:ascii="Arial" w:hAnsi="Arial"/>
        </w:rPr>
        <w:t xml:space="preserve"> Bioinformatics., 2003. </w:t>
      </w:r>
      <w:r>
        <w:rPr>
          <w:rFonts w:cs="Arial" w:ascii="Arial" w:hAnsi="Arial"/>
          <w:b/>
        </w:rPr>
        <w:t>19</w:t>
      </w:r>
      <w:r>
        <w:rPr>
          <w:rFonts w:cs="Arial" w:ascii="Arial" w:hAnsi="Arial"/>
        </w:rPr>
        <w:t>(2): p. 185-93.</w:t>
      </w:r>
    </w:p>
    <w:p>
      <w:pPr>
        <w:pStyle w:val="Normal"/>
        <w:ind w:left="720" w:hanging="720"/>
        <w:rPr/>
      </w:pPr>
      <w:r>
        <w:rPr>
          <w:rFonts w:cs="Arial" w:ascii="Arial" w:hAnsi="Arial"/>
        </w:rPr>
        <w:t>22.</w:t>
        <w:tab/>
        <w:t xml:space="preserve">Wettenhall, J.M. and G.K. Smyth, </w:t>
      </w:r>
      <w:r>
        <w:rPr>
          <w:rFonts w:cs="Arial" w:ascii="Arial" w:hAnsi="Arial"/>
          <w:i/>
        </w:rPr>
        <w:t>limmaGUI: a graphical user interface for linear modeling of microarray data.</w:t>
      </w:r>
    </w:p>
    <w:p>
      <w:pPr>
        <w:pStyle w:val="Normal"/>
        <w:ind w:left="720" w:hanging="720"/>
        <w:rPr/>
      </w:pPr>
      <w:r>
        <w:rPr>
          <w:rFonts w:cs="Arial" w:ascii="Arial" w:hAnsi="Arial"/>
        </w:rPr>
        <w:t>23.</w:t>
        <w:tab/>
        <w:t xml:space="preserve">Smyth, G.K., </w:t>
      </w:r>
      <w:r>
        <w:rPr>
          <w:rFonts w:cs="Arial" w:ascii="Arial" w:hAnsi="Arial"/>
          <w:i/>
        </w:rPr>
        <w:t>Linear models and empirical Bayes methods for assessing differential expression in microarray experiments.</w:t>
      </w:r>
      <w:r>
        <w:rPr>
          <w:rFonts w:cs="Arial" w:ascii="Arial" w:hAnsi="Arial"/>
        </w:rPr>
        <w:t xml:space="preserve"> Statistical Applications in Genetics and Molecular Biology, 2004. </w:t>
      </w:r>
      <w:r>
        <w:rPr>
          <w:rFonts w:cs="Arial" w:ascii="Arial" w:hAnsi="Arial"/>
          <w:b/>
        </w:rPr>
        <w:t>3</w:t>
      </w:r>
      <w:r>
        <w:rPr>
          <w:rFonts w:cs="Arial" w:ascii="Arial" w:hAnsi="Arial"/>
        </w:rPr>
        <w:t>(No. 1).</w:t>
      </w:r>
    </w:p>
    <w:p>
      <w:pPr>
        <w:pStyle w:val="Normal"/>
        <w:ind w:left="720" w:hanging="720"/>
        <w:rPr/>
      </w:pPr>
      <w:r>
        <w:rPr>
          <w:rFonts w:cs="Arial" w:ascii="Arial" w:hAnsi="Arial"/>
        </w:rPr>
        <w:t>24.</w:t>
        <w:tab/>
        <w:t xml:space="preserve">Kajiume, T., et al., </w:t>
      </w:r>
      <w:r>
        <w:rPr>
          <w:rFonts w:cs="Arial" w:ascii="Arial" w:hAnsi="Arial"/>
          <w:i/>
        </w:rPr>
        <w:t>Polycomb group gene mel-18 modulates the self-renewal activity and cell cycle status of hematopoietic stem cells.</w:t>
      </w:r>
      <w:r>
        <w:rPr>
          <w:rFonts w:cs="Arial" w:ascii="Arial" w:hAnsi="Arial"/>
        </w:rPr>
        <w:t xml:space="preserve"> Exp Hematol, 2004. </w:t>
      </w:r>
      <w:r>
        <w:rPr>
          <w:rFonts w:cs="Arial" w:ascii="Arial" w:hAnsi="Arial"/>
          <w:b/>
        </w:rPr>
        <w:t>32</w:t>
      </w:r>
      <w:r>
        <w:rPr>
          <w:rFonts w:cs="Arial" w:ascii="Arial" w:hAnsi="Arial"/>
        </w:rPr>
        <w:t>(6): p. 571-8.</w:t>
      </w:r>
    </w:p>
    <w:p>
      <w:pPr>
        <w:pStyle w:val="Normal"/>
        <w:ind w:left="720" w:hanging="720"/>
        <w:rPr/>
      </w:pPr>
      <w:r>
        <w:rPr>
          <w:rFonts w:cs="Arial" w:ascii="Arial" w:hAnsi="Arial"/>
        </w:rPr>
        <w:t>25.</w:t>
        <w:tab/>
        <w:t xml:space="preserve">Kranc, K.R., et al., </w:t>
      </w:r>
      <w:r>
        <w:rPr>
          <w:rFonts w:cs="Arial" w:ascii="Arial" w:hAnsi="Arial"/>
          <w:i/>
        </w:rPr>
        <w:t>Transcriptional coactivator Cited2 induces Bmi1 and Mel18 and controls fibroblast proliferation via Ink4a/ARF.</w:t>
      </w:r>
      <w:r>
        <w:rPr>
          <w:rFonts w:cs="Arial" w:ascii="Arial" w:hAnsi="Arial"/>
        </w:rPr>
        <w:t xml:space="preserve"> Mol Cell Biol, 2003. </w:t>
      </w:r>
      <w:r>
        <w:rPr>
          <w:rFonts w:cs="Arial" w:ascii="Arial" w:hAnsi="Arial"/>
          <w:b/>
        </w:rPr>
        <w:t>23</w:t>
      </w:r>
      <w:r>
        <w:rPr>
          <w:rFonts w:cs="Arial" w:ascii="Arial" w:hAnsi="Arial"/>
        </w:rPr>
        <w:t>(21): p. 7658-66.</w:t>
      </w:r>
    </w:p>
    <w:p>
      <w:pPr>
        <w:pStyle w:val="Normal"/>
        <w:ind w:left="720" w:hanging="720"/>
        <w:rPr/>
      </w:pPr>
      <w:r>
        <w:rPr>
          <w:rFonts w:cs="Arial" w:ascii="Arial" w:hAnsi="Arial"/>
        </w:rPr>
        <w:t>26.</w:t>
        <w:tab/>
        <w:t xml:space="preserve">Miyazaki, K., et al., </w:t>
      </w:r>
      <w:r>
        <w:rPr>
          <w:rFonts w:cs="Arial" w:ascii="Arial" w:hAnsi="Arial"/>
          <w:i/>
        </w:rPr>
        <w:t>Chemokine-mediated thymopoiesis is regulated by a mammalian Polycomb group gene, mel-18.</w:t>
      </w:r>
      <w:r>
        <w:rPr>
          <w:rFonts w:cs="Arial" w:ascii="Arial" w:hAnsi="Arial"/>
        </w:rPr>
        <w:t xml:space="preserve"> Immunol Lett, 2002. </w:t>
      </w:r>
      <w:r>
        <w:rPr>
          <w:rFonts w:cs="Arial" w:ascii="Arial" w:hAnsi="Arial"/>
          <w:b/>
        </w:rPr>
        <w:t>80</w:t>
      </w:r>
      <w:r>
        <w:rPr>
          <w:rFonts w:cs="Arial" w:ascii="Arial" w:hAnsi="Arial"/>
        </w:rPr>
        <w:t>(2): p. 139-43.</w:t>
      </w:r>
    </w:p>
    <w:p>
      <w:pPr>
        <w:pStyle w:val="Normal"/>
        <w:ind w:left="720" w:hanging="720"/>
        <w:rPr/>
      </w:pPr>
      <w:r>
        <w:rPr>
          <w:rFonts w:cs="Arial" w:ascii="Arial" w:hAnsi="Arial"/>
        </w:rPr>
        <w:t>27.</w:t>
        <w:tab/>
        <w:t xml:space="preserve">Kimura, M., et al., </w:t>
      </w:r>
      <w:r>
        <w:rPr>
          <w:rFonts w:cs="Arial" w:ascii="Arial" w:hAnsi="Arial"/>
          <w:i/>
        </w:rPr>
        <w:t>Regulation of Th2 cell differentiation by mel-18, a mammalian polycomb group gene.</w:t>
      </w:r>
      <w:r>
        <w:rPr>
          <w:rFonts w:cs="Arial" w:ascii="Arial" w:hAnsi="Arial"/>
        </w:rPr>
        <w:t xml:space="preserve"> Immunity, 2001. </w:t>
      </w:r>
      <w:r>
        <w:rPr>
          <w:rFonts w:cs="Arial" w:ascii="Arial" w:hAnsi="Arial"/>
          <w:b/>
        </w:rPr>
        <w:t>15</w:t>
      </w:r>
      <w:r>
        <w:rPr>
          <w:rFonts w:cs="Arial" w:ascii="Arial" w:hAnsi="Arial"/>
        </w:rPr>
        <w:t>(2): p. 275-87.</w:t>
      </w:r>
    </w:p>
    <w:p>
      <w:pPr>
        <w:pStyle w:val="Normal"/>
        <w:ind w:left="720" w:hanging="720"/>
        <w:rPr/>
      </w:pPr>
      <w:r>
        <w:rPr>
          <w:rFonts w:cs="Arial" w:ascii="Arial" w:hAnsi="Arial"/>
        </w:rPr>
        <w:t>28.</w:t>
        <w:tab/>
        <w:t xml:space="preserve">Baud, V. and M. Karin, </w:t>
      </w:r>
      <w:r>
        <w:rPr>
          <w:rFonts w:cs="Arial" w:ascii="Arial" w:hAnsi="Arial"/>
          <w:i/>
        </w:rPr>
        <w:t>Signal transduction by tumor necrosis factor and its relatives.</w:t>
      </w:r>
      <w:r>
        <w:rPr>
          <w:rFonts w:cs="Arial" w:ascii="Arial" w:hAnsi="Arial"/>
        </w:rPr>
        <w:t xml:space="preserve"> Trends Cell Biol, 2001. </w:t>
      </w:r>
      <w:r>
        <w:rPr>
          <w:rFonts w:cs="Arial" w:ascii="Arial" w:hAnsi="Arial"/>
          <w:b/>
        </w:rPr>
        <w:t>11</w:t>
      </w:r>
      <w:r>
        <w:rPr>
          <w:rFonts w:cs="Arial" w:ascii="Arial" w:hAnsi="Arial"/>
        </w:rPr>
        <w:t>(9): p. 372-7.</w:t>
      </w:r>
    </w:p>
    <w:p>
      <w:pPr>
        <w:pStyle w:val="Normal"/>
        <w:ind w:left="720" w:hanging="720"/>
        <w:rPr/>
      </w:pPr>
      <w:r>
        <w:rPr>
          <w:rFonts w:cs="Arial" w:ascii="Arial" w:hAnsi="Arial"/>
        </w:rPr>
        <w:t>29.</w:t>
        <w:tab/>
        <w:t xml:space="preserve">Zapata, J.M. and J.C. Reed, </w:t>
      </w:r>
      <w:r>
        <w:rPr>
          <w:rFonts w:cs="Arial" w:ascii="Arial" w:hAnsi="Arial"/>
          <w:i/>
        </w:rPr>
        <w:t>TRAF1: lord without a RING.</w:t>
      </w:r>
      <w:r>
        <w:rPr>
          <w:rFonts w:cs="Arial" w:ascii="Arial" w:hAnsi="Arial"/>
        </w:rPr>
        <w:t xml:space="preserve"> p. PE27. Print 2002 May 21.</w:t>
      </w:r>
    </w:p>
    <w:p>
      <w:pPr>
        <w:pStyle w:val="Normal"/>
        <w:ind w:left="720" w:hanging="720"/>
        <w:rPr/>
      </w:pPr>
      <w:r>
        <w:rPr>
          <w:rFonts w:cs="Arial" w:ascii="Arial" w:hAnsi="Arial"/>
        </w:rPr>
        <w:t>30.</w:t>
        <w:tab/>
        <w:t xml:space="preserve">Dormer, P., E. Spitzer, and W. Moller, </w:t>
      </w:r>
      <w:r>
        <w:rPr>
          <w:rFonts w:cs="Arial" w:ascii="Arial" w:hAnsi="Arial"/>
          <w:i/>
        </w:rPr>
        <w:t>EDR is a stress-related survival factor from stroma and other tissues acting on early haematopoietic progenitors (E-Mix).</w:t>
      </w:r>
      <w:r>
        <w:rPr>
          <w:rFonts w:cs="Arial" w:ascii="Arial" w:hAnsi="Arial"/>
        </w:rPr>
        <w:t xml:space="preserve"> Cytokine, 2004. </w:t>
      </w:r>
      <w:r>
        <w:rPr>
          <w:rFonts w:cs="Arial" w:ascii="Arial" w:hAnsi="Arial"/>
          <w:b/>
        </w:rPr>
        <w:t>27</w:t>
      </w:r>
      <w:r>
        <w:rPr>
          <w:rFonts w:cs="Arial" w:ascii="Arial" w:hAnsi="Arial"/>
        </w:rPr>
        <w:t>(2-3): p. 47-57.</w:t>
      </w:r>
    </w:p>
    <w:p>
      <w:pPr>
        <w:pStyle w:val="Normal"/>
        <w:ind w:left="720" w:hanging="720"/>
        <w:rPr/>
      </w:pPr>
      <w:r>
        <w:rPr>
          <w:rFonts w:cs="Arial" w:ascii="Arial" w:hAnsi="Arial"/>
        </w:rPr>
        <w:t>31.</w:t>
        <w:tab/>
        <w:t xml:space="preserve">Ramalho-Santos, M., et al., </w:t>
      </w:r>
      <w:r>
        <w:rPr>
          <w:rFonts w:cs="Arial" w:ascii="Arial" w:hAnsi="Arial"/>
          <w:i/>
        </w:rPr>
        <w:t>"Stemness": transcriptional profiling of embryonic and adult stem cells.</w:t>
      </w:r>
      <w:r>
        <w:rPr>
          <w:rFonts w:cs="Arial" w:ascii="Arial" w:hAnsi="Arial"/>
        </w:rPr>
        <w:t xml:space="preserve"> Science, 2002. </w:t>
      </w:r>
      <w:r>
        <w:rPr>
          <w:rFonts w:cs="Arial" w:ascii="Arial" w:hAnsi="Arial"/>
          <w:b/>
        </w:rPr>
        <w:t>298</w:t>
      </w:r>
      <w:r>
        <w:rPr>
          <w:rFonts w:cs="Arial" w:ascii="Arial" w:hAnsi="Arial"/>
        </w:rPr>
        <w:t>(5593): p. 597-600. Epub 2002 Sep 12.</w:t>
      </w:r>
    </w:p>
    <w:p>
      <w:pPr>
        <w:pStyle w:val="Normal"/>
        <w:ind w:left="720" w:hanging="720"/>
        <w:rPr/>
      </w:pPr>
      <w:r>
        <w:rPr>
          <w:rFonts w:cs="Arial" w:ascii="Arial" w:hAnsi="Arial"/>
        </w:rPr>
        <w:t>32.</w:t>
        <w:tab/>
        <w:t xml:space="preserve">Akashi, K., et al., </w:t>
      </w:r>
      <w:r>
        <w:rPr>
          <w:rFonts w:cs="Arial" w:ascii="Arial" w:hAnsi="Arial"/>
          <w:i/>
        </w:rPr>
        <w:t>Transcriptional accessibility for genes of multiple tissues and hematopoietic lineages is hierarchically controlled during early hematopoiesis.</w:t>
      </w:r>
      <w:r>
        <w:rPr>
          <w:rFonts w:cs="Arial" w:ascii="Arial" w:hAnsi="Arial"/>
        </w:rPr>
        <w:t xml:space="preserve"> Blood, 2003. </w:t>
      </w:r>
      <w:r>
        <w:rPr>
          <w:rFonts w:cs="Arial" w:ascii="Arial" w:hAnsi="Arial"/>
          <w:b/>
        </w:rPr>
        <w:t>101</w:t>
      </w:r>
      <w:r>
        <w:rPr>
          <w:rFonts w:cs="Arial" w:ascii="Arial" w:hAnsi="Arial"/>
        </w:rPr>
        <w:t>(2): p. 383-9. Epub 2002 Sep 05.</w:t>
      </w:r>
    </w:p>
    <w:p>
      <w:pPr>
        <w:pStyle w:val="Normal"/>
        <w:ind w:left="720" w:hanging="720"/>
        <w:rPr/>
      </w:pPr>
      <w:r>
        <w:rPr>
          <w:rFonts w:cs="Arial" w:ascii="Arial" w:hAnsi="Arial"/>
        </w:rPr>
        <w:t>33.</w:t>
        <w:tab/>
        <w:t xml:space="preserve">Tough, D.F. and J. Sprent, </w:t>
      </w:r>
      <w:r>
        <w:rPr>
          <w:rFonts w:cs="Arial" w:ascii="Arial" w:hAnsi="Arial"/>
          <w:i/>
        </w:rPr>
        <w:t>Life span of naive and memory T cells.</w:t>
      </w:r>
      <w:r>
        <w:rPr>
          <w:rFonts w:cs="Arial" w:ascii="Arial" w:hAnsi="Arial"/>
        </w:rPr>
        <w:t xml:space="preserve"> Stem Cells., 1995. </w:t>
      </w:r>
      <w:r>
        <w:rPr>
          <w:rFonts w:cs="Arial" w:ascii="Arial" w:hAnsi="Arial"/>
          <w:b/>
        </w:rPr>
        <w:t>13</w:t>
      </w:r>
      <w:r>
        <w:rPr>
          <w:rFonts w:cs="Arial" w:ascii="Arial" w:hAnsi="Arial"/>
        </w:rPr>
        <w:t>(3): p. 242-9.</w:t>
      </w:r>
    </w:p>
    <w:p>
      <w:pPr>
        <w:pStyle w:val="Normal"/>
        <w:ind w:left="720" w:hanging="720"/>
        <w:rPr/>
      </w:pPr>
      <w:r>
        <w:rPr>
          <w:rFonts w:cs="Arial" w:ascii="Arial" w:hAnsi="Arial"/>
        </w:rPr>
        <w:t>34.</w:t>
        <w:tab/>
        <w:t xml:space="preserve">Li, L. and K. Akashi, </w:t>
      </w:r>
      <w:r>
        <w:rPr>
          <w:rFonts w:cs="Arial" w:ascii="Arial" w:hAnsi="Arial"/>
          <w:i/>
        </w:rPr>
        <w:t>Unraveling the molecular components and genetic blueprints of stem cells.</w:t>
      </w:r>
      <w:r>
        <w:rPr>
          <w:rFonts w:cs="Arial" w:ascii="Arial" w:hAnsi="Arial"/>
        </w:rPr>
        <w:t xml:space="preserve"> Biotechniques, 2003. </w:t>
      </w:r>
      <w:r>
        <w:rPr>
          <w:rFonts w:cs="Arial" w:ascii="Arial" w:hAnsi="Arial"/>
          <w:b/>
        </w:rPr>
        <w:t>35</w:t>
      </w:r>
      <w:r>
        <w:rPr>
          <w:rFonts w:cs="Arial" w:ascii="Arial" w:hAnsi="Arial"/>
        </w:rPr>
        <w:t>(6): p. 1233-9.</w:t>
      </w:r>
    </w:p>
    <w:p>
      <w:pPr>
        <w:pStyle w:val="Normal"/>
        <w:ind w:left="720" w:hanging="720"/>
        <w:rPr/>
      </w:pPr>
      <w:r>
        <w:rPr>
          <w:rFonts w:cs="Arial" w:ascii="Arial" w:hAnsi="Arial"/>
        </w:rPr>
        <w:t>35.</w:t>
        <w:tab/>
        <w:t xml:space="preserve">Fortunel, N.O., et al., </w:t>
      </w:r>
      <w:r>
        <w:rPr>
          <w:rFonts w:cs="Arial" w:ascii="Arial" w:hAnsi="Arial"/>
          <w:i/>
        </w:rPr>
        <w:t>Comment on " 'Stemness': transcriptional profiling of embryonic and adult stem cells" and "a stem cell molecular signature".</w:t>
      </w:r>
      <w:r>
        <w:rPr>
          <w:rFonts w:cs="Arial" w:ascii="Arial" w:hAnsi="Arial"/>
        </w:rPr>
        <w:t xml:space="preserve"> Science, 2003. </w:t>
      </w:r>
      <w:r>
        <w:rPr>
          <w:rFonts w:cs="Arial" w:ascii="Arial" w:hAnsi="Arial"/>
          <w:b/>
        </w:rPr>
        <w:t>302</w:t>
      </w:r>
      <w:r>
        <w:rPr>
          <w:rFonts w:cs="Arial" w:ascii="Arial" w:hAnsi="Arial"/>
        </w:rPr>
        <w:t>(5644): p. 393; author reply 393.</w:t>
      </w:r>
    </w:p>
    <w:p>
      <w:pPr>
        <w:pStyle w:val="Normal"/>
        <w:ind w:left="720" w:hanging="720"/>
        <w:rPr/>
      </w:pPr>
      <w:r>
        <w:rPr>
          <w:rFonts w:cs="Arial" w:ascii="Arial" w:hAnsi="Arial"/>
        </w:rPr>
        <w:t>36.</w:t>
        <w:tab/>
        <w:t xml:space="preserve">Evsikov, A.V. and D. Solter, </w:t>
      </w:r>
      <w:r>
        <w:rPr>
          <w:rFonts w:cs="Arial" w:ascii="Arial" w:hAnsi="Arial"/>
          <w:i/>
        </w:rPr>
        <w:t>Comment on " 'Stemness': transcriptional profiling of embryonic and adult stem cells" and "a stem cell molecular signature".</w:t>
      </w:r>
      <w:r>
        <w:rPr>
          <w:rFonts w:cs="Arial" w:ascii="Arial" w:hAnsi="Arial"/>
        </w:rPr>
        <w:t xml:space="preserve"> Science, 2003. </w:t>
      </w:r>
      <w:r>
        <w:rPr>
          <w:rFonts w:cs="Arial" w:ascii="Arial" w:hAnsi="Arial"/>
          <w:b/>
        </w:rPr>
        <w:t>302</w:t>
      </w:r>
      <w:r>
        <w:rPr>
          <w:rFonts w:cs="Arial" w:ascii="Arial" w:hAnsi="Arial"/>
        </w:rPr>
        <w:t>(5644): p. 393; author reply 393.</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rPr>
          <w:rFonts w:cs="Arial" w:ascii="Arial" w:hAnsi="Arial"/>
        </w:rPr>
        <w:fldChar w:fldCharType="end"/>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val="bestFit" w:percent="20"/>
  <w:trackRevision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120"/>
      <w:outlineLvl w:val="0"/>
    </w:pPr>
    <w:rPr>
      <w:u w:val="single"/>
    </w:rPr>
  </w:style>
  <w:style w:type="character" w:styleId="DefaultParagraphFont">
    <w:name w:val="Default Paragraph Font"/>
    <w:qFormat/>
    <w:rPr/>
  </w:style>
  <w:style w:type="character" w:styleId="InternetLink">
    <w:name w:val="Hyperlink"/>
    <w:basedOn w:val="DefaultParagraphFon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qFormat/>
    <w:pPr>
      <w:spacing w:before="280" w:after="280"/>
    </w:pPr>
    <w:rPr>
      <w:color w:val="00000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oconductor.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2004-11-18T17:57:00Z</dcterms:created>
  <dc:creator>Chance John Luckey</dc:creator>
  <dc:description/>
  <dc:language>en-US</dc:language>
  <cp:lastModifiedBy>ananda goldrath</cp:lastModifiedBy>
  <cp:lastPrinted>2004-11-12T13:25:00Z</cp:lastPrinted>
  <dcterms:modified xsi:type="dcterms:W3CDTF">2004-11-18T17:57:00Z</dcterms:modified>
  <cp:revision>2</cp:revision>
  <dc:subject/>
  <dc:title>Introduction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N.InstantFormat">
    <vt:lpwstr>EN.InstantFormat</vt:lpwstr>
  </property>
  <property fmtid="{D5CDD505-2E9C-101B-9397-08002B2CF9AE}" pid="3" name="EN.Layout">
    <vt:lpwstr>EN.Layout</vt:lpwstr>
  </property>
  <property fmtid="{D5CDD505-2E9C-101B-9397-08002B2CF9AE}" pid="4" name="EN.Libraries">
    <vt:lpwstr>EN.Libraries</vt:lpwstr>
  </property>
  <property fmtid="{D5CDD505-2E9C-101B-9397-08002B2CF9AE}" pid="5" name="_AdHocReviewCycleID">
    <vt:r8>-124625134</vt:r8>
  </property>
  <property fmtid="{D5CDD505-2E9C-101B-9397-08002B2CF9AE}" pid="6" name="_AuthorEmail">
    <vt:lpwstr>CLUCKEY@PARTNERS.ORG</vt:lpwstr>
  </property>
  <property fmtid="{D5CDD505-2E9C-101B-9397-08002B2CF9AE}" pid="7" name="_AuthorEmailDisplayName">
    <vt:lpwstr>Luckey, Chance M.,M.D.,Ph.D.</vt:lpwstr>
  </property>
  <property fmtid="{D5CDD505-2E9C-101B-9397-08002B2CF9AE}" pid="8" name="_EmailSubject">
    <vt:lpwstr>draft update</vt:lpwstr>
  </property>
  <property fmtid="{D5CDD505-2E9C-101B-9397-08002B2CF9AE}" pid="9" name="_ReviewingToolsShownOnce">
    <vt:lpwstr/>
  </property>
</Properties>
</file>