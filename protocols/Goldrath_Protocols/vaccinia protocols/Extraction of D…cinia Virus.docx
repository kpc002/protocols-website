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rPr/>
      </w:pPr>
      <w:ins w:id="0" w:author="James Gibbs" w:date="2002-01-04T14:33:00Z">
        <w:r>
          <w:rPr/>
          <w:t>Extraction of DNA from Purified Vaccinia Virus</w:t>
        </w:r>
      </w:ins>
    </w:p>
    <w:p>
      <w:pPr>
        <w:pStyle w:val="PlainText"/>
        <w:rPr/>
      </w:pPr>
      <w:ins w:id="2" w:author="James Gibbs" w:date="2002-01-04T14:33:00Z">
        <w:r>
          <w:rPr/>
        </w:r>
      </w:ins>
    </w:p>
    <w:p>
      <w:pPr>
        <w:pStyle w:val="PlainText"/>
        <w:rPr/>
      </w:pPr>
      <w:ins w:id="4" w:author="James Gibbs" w:date="2002-01-04T14:33:00Z">
        <w:r>
          <w:rPr/>
          <w:t>1. Measure OD260 of purified virus. (Separate protocol) 1 OD260=64ug/ml virus. DNA is equivalent to 4% of the virus mass. Therefore, 1 OD260 equals about 2.5ug DNA.</w:t>
        </w:r>
      </w:ins>
    </w:p>
    <w:p>
      <w:pPr>
        <w:pStyle w:val="PlainText"/>
        <w:rPr/>
      </w:pPr>
      <w:ins w:id="6" w:author="James Gibbs" w:date="2002-01-04T14:34:00Z">
        <w:r>
          <w:rPr/>
        </w:r>
      </w:ins>
    </w:p>
    <w:p>
      <w:pPr>
        <w:pStyle w:val="PlainText"/>
        <w:rPr/>
      </w:pPr>
      <w:ins w:id="8" w:author="James Gibbs" w:date="2002-01-04T14:34:00Z">
        <w:r>
          <w:rPr/>
          <w:t>2. Suspend virus at 50-200ug DNA/ml in 50mM Tris pH 7.8 in a volume of 1.2ml.</w:t>
        </w:r>
      </w:ins>
    </w:p>
    <w:p>
      <w:pPr>
        <w:pStyle w:val="PlainText"/>
        <w:rPr/>
      </w:pPr>
      <w:ins w:id="10" w:author="James Gibbs" w:date="2002-01-04T14:34:00Z">
        <w:r>
          <w:rPr/>
        </w:r>
      </w:ins>
    </w:p>
    <w:p>
      <w:pPr>
        <w:pStyle w:val="PlainText"/>
        <w:rPr/>
      </w:pPr>
      <w:ins w:id="12" w:author="James Gibbs" w:date="2002-01-04T14:34:00Z">
        <w:r>
          <w:rPr/>
          <w:t>3. Add to virus suspension:</w:t>
        </w:r>
      </w:ins>
    </w:p>
    <w:p>
      <w:pPr>
        <w:pStyle w:val="PlainText"/>
        <w:rPr/>
      </w:pPr>
      <w:ins w:id="14" w:author="James Gibbs" w:date="2002-01-04T14:34:00Z">
        <w:r>
          <w:rPr/>
          <w:t>0.1ml 1M Tris pH 7.8</w:t>
        </w:r>
      </w:ins>
    </w:p>
    <w:p>
      <w:pPr>
        <w:pStyle w:val="PlainText"/>
        <w:rPr/>
      </w:pPr>
      <w:ins w:id="16" w:author="James Gibbs" w:date="2002-01-04T14:34:00Z">
        <w:r>
          <w:rPr/>
          <w:t>0.1ml 10% SDS</w:t>
        </w:r>
      </w:ins>
    </w:p>
    <w:p>
      <w:pPr>
        <w:pStyle w:val="PlainText"/>
        <w:rPr/>
      </w:pPr>
      <w:ins w:id="18" w:author="James Gibbs" w:date="2002-01-04T14:35:00Z">
        <w:r>
          <w:rPr/>
          <w:t>0.2ml 60% sucrose (wt/vol)</w:t>
        </w:r>
      </w:ins>
    </w:p>
    <w:p>
      <w:pPr>
        <w:pStyle w:val="PlainText"/>
        <w:rPr/>
      </w:pPr>
      <w:ins w:id="20" w:author="James Gibbs" w:date="2002-01-04T14:35:00Z">
        <w:r>
          <w:rPr/>
          <w:t>0.4ml proteinase K (10mg/ml)</w:t>
        </w:r>
      </w:ins>
    </w:p>
    <w:p>
      <w:pPr>
        <w:pStyle w:val="PlainText"/>
        <w:rPr/>
      </w:pPr>
      <w:ins w:id="22" w:author="James Gibbs" w:date="2002-01-04T14:35:00Z">
        <w:r>
          <w:rPr/>
          <w:t>Incubate for 4 hours at 37C</w:t>
        </w:r>
      </w:ins>
    </w:p>
    <w:p>
      <w:pPr>
        <w:pStyle w:val="PlainText"/>
        <w:rPr/>
      </w:pPr>
      <w:ins w:id="24" w:author="James Gibbs" w:date="2002-01-04T14:35:00Z">
        <w:r>
          <w:rPr/>
        </w:r>
      </w:ins>
    </w:p>
    <w:p>
      <w:pPr>
        <w:pStyle w:val="PlainText"/>
        <w:rPr/>
      </w:pPr>
      <w:ins w:id="26" w:author="James Gibbs" w:date="2002-01-04T14:35:00Z">
        <w:r>
          <w:rPr/>
          <w:t>4. Carefully extract the DNA. The DNA is very sensitive to shearing.</w:t>
        </w:r>
      </w:ins>
    </w:p>
    <w:p>
      <w:pPr>
        <w:pStyle w:val="PlainText"/>
        <w:rPr/>
      </w:pPr>
      <w:ins w:id="28" w:author="James Gibbs" w:date="2002-01-04T14:35:00Z">
        <w:r>
          <w:rPr/>
          <w:t>a. 2X phenol (equilibrated in 50mM Tris pH 7.8)</w:t>
        </w:r>
      </w:ins>
    </w:p>
    <w:p>
      <w:pPr>
        <w:pStyle w:val="PlainText"/>
        <w:rPr/>
      </w:pPr>
      <w:ins w:id="30" w:author="James Gibbs" w:date="2002-01-04T14:36:00Z">
        <w:r>
          <w:rPr/>
          <w:t>b. 1x phenol:chloroform (1:1)</w:t>
        </w:r>
      </w:ins>
    </w:p>
    <w:p>
      <w:pPr>
        <w:pStyle w:val="PlainText"/>
        <w:rPr/>
      </w:pPr>
      <w:ins w:id="32" w:author="James Gibbs" w:date="2002-01-04T14:36:00Z">
        <w:r>
          <w:rPr/>
          <w:t>c. 1x chloroform</w:t>
        </w:r>
      </w:ins>
    </w:p>
    <w:p>
      <w:pPr>
        <w:pStyle w:val="PlainText"/>
        <w:rPr/>
      </w:pPr>
      <w:ins w:id="34" w:author="James Gibbs" w:date="2002-01-04T14:36:00Z">
        <w:r>
          <w:rPr/>
          <w:t>Mix gently by rolling or rocking tube. DO NOT SHAKE. Spin 10 min. at 3000 rpm between extractions. Remove aqueous phase by sucking up gently using pipet tip that has its end cut off.</w:t>
        </w:r>
      </w:ins>
    </w:p>
    <w:p>
      <w:pPr>
        <w:pStyle w:val="PlainText"/>
        <w:rPr/>
      </w:pPr>
      <w:ins w:id="36" w:author="James Gibbs" w:date="2002-01-04T14:36:00Z">
        <w:r>
          <w:rPr/>
        </w:r>
      </w:ins>
    </w:p>
    <w:p>
      <w:pPr>
        <w:pStyle w:val="PlainText"/>
        <w:rPr/>
      </w:pPr>
      <w:ins w:id="38" w:author="James Gibbs" w:date="2002-01-04T14:36:00Z">
        <w:r>
          <w:rPr/>
          <w:t>5. Add Sodium Acetate (pH 7.0 to 0.1M and then 2.5 volumes of ethanol. Mix gently and leave for several hours at -20C.</w:t>
        </w:r>
      </w:ins>
    </w:p>
    <w:p>
      <w:pPr>
        <w:pStyle w:val="PlainText"/>
        <w:rPr/>
      </w:pPr>
      <w:ins w:id="40" w:author="James Gibbs" w:date="2002-01-04T14:37:00Z">
        <w:r>
          <w:rPr/>
        </w:r>
      </w:ins>
    </w:p>
    <w:p>
      <w:pPr>
        <w:pStyle w:val="PlainText"/>
        <w:rPr/>
      </w:pPr>
      <w:ins w:id="42" w:author="James Gibbs" w:date="2002-01-04T14:37:00Z">
        <w:r>
          <w:rPr/>
          <w:t>6. Recover DNA by centrifugation. Wash twice in 95% ethanol and dry. Then dissolve in sterile double distilled water. Measure OD at 260 and 280.</w:t>
        </w:r>
      </w:ins>
    </w:p>
    <w:p>
      <w:pPr>
        <w:pStyle w:val="PlainText"/>
        <w:rPr/>
      </w:pPr>
      <w:ins w:id="44" w:author="James Gibbs" w:date="2002-01-04T14:37:00Z">
        <w:r>
          <w:rPr/>
        </w:r>
      </w:ins>
    </w:p>
    <w:p>
      <w:pPr>
        <w:pStyle w:val="PlainText"/>
        <w:rPr/>
      </w:pPr>
      <w:ins w:id="46" w:author="James Gibbs" w:date="2002-01-04T14:37:00Z">
        <w:r>
          <w:rPr/>
          <w:t>Note: from crude stock use Rnase.</w:t>
        </w:r>
      </w:ins>
    </w:p>
    <w:p>
      <w:pPr>
        <w:pStyle w:val="PlainText"/>
        <w:rPr/>
      </w:pPr>
      <w:ins w:id="48" w:author="James Gibbs" w:date="2002-01-04T14:39:00Z">
        <w:r>
          <w:rPr/>
        </w:r>
      </w:ins>
    </w:p>
    <w:p>
      <w:pPr>
        <w:pStyle w:val="PlainText"/>
        <w:rPr/>
      </w:pPr>
      <w:ins w:id="50" w:author="James Gibbs" w:date="2002-01-04T14:39:00Z">
        <w:r>
          <w:rPr/>
          <w:t>-------</w:t>
        </w:r>
      </w:ins>
    </w:p>
    <w:p>
      <w:pPr>
        <w:pStyle w:val="PlainText"/>
        <w:rPr/>
      </w:pPr>
      <w:ins w:id="52" w:author="James Gibbs" w:date="2002-01-04T14:39:00Z">
        <w:r>
          <w:rPr/>
        </w:r>
      </w:ins>
    </w:p>
    <w:p>
      <w:pPr>
        <w:pStyle w:val="PlainText"/>
        <w:rPr/>
      </w:pPr>
      <w:ins w:id="54" w:author="James Gibbs" w:date="2002-01-04T14:39:00Z">
        <w:r>
          <w:rPr/>
          <w:t>The above is from our lab protocol notebook. My own changes are as follows:</w:t>
        </w:r>
      </w:ins>
    </w:p>
    <w:p>
      <w:pPr>
        <w:pStyle w:val="PlainText"/>
        <w:rPr/>
      </w:pPr>
      <w:ins w:id="56" w:author="James Gibbs" w:date="2002-01-04T14:40:00Z">
        <w:r>
          <w:rPr/>
          <w:t xml:space="preserve">Don't bother measuring Ods. </w:t>
        </w:r>
      </w:ins>
      <w:ins w:id="57" w:author="James Gibbs" w:date="2002-01-04T14:43:00Z">
        <w:r>
          <w:rPr/>
          <w:t>Do step 2 at 1/10 scale, for 200ul final volume (do duplicates if you're worried this won't give you enough DNA). Use</w:t>
        </w:r>
      </w:ins>
      <w:ins w:id="58" w:author="James Gibbs" w:date="2002-01-04T14:44:00Z">
        <w:r>
          <w:rPr/>
          <w:t xml:space="preserve"> sucrose and proteinase K powder, so that you can substitute virus stock for the volume of water they would otherwise take up.</w:t>
        </w:r>
      </w:ins>
      <w:ins w:id="59" w:author="James Gibbs" w:date="2002-01-04T14:45:00Z">
        <w:r>
          <w:rPr/>
          <w:t xml:space="preserve"> Protease K treatment is better at 50C. Extract once with </w:t>
        </w:r>
      </w:ins>
      <w:ins w:id="60" w:author="James Gibbs" w:date="2002-01-04T14:46:00Z">
        <w:r>
          <w:rPr/>
          <w:t xml:space="preserve">200ul </w:t>
        </w:r>
      </w:ins>
      <w:ins w:id="61" w:author="James Gibbs" w:date="2002-01-04T14:45:00Z">
        <w:r>
          <w:rPr/>
          <w:t xml:space="preserve">phenol, once with </w:t>
        </w:r>
      </w:ins>
      <w:ins w:id="62" w:author="James Gibbs" w:date="2002-01-04T14:46:00Z">
        <w:r>
          <w:rPr/>
          <w:t xml:space="preserve">500ul </w:t>
        </w:r>
      </w:ins>
      <w:ins w:id="63" w:author="James Gibbs" w:date="2002-01-04T14:45:00Z">
        <w:r>
          <w:rPr/>
          <w:t>chloroform is plenty.</w:t>
        </w:r>
      </w:ins>
      <w:ins w:id="64" w:author="James Gibbs" w:date="2002-01-04T14:46:00Z">
        <w:r>
          <w:rPr/>
          <w:t xml:space="preserve"> I add 16.5ul 3.5M NaAcetate pH 5.2. After thoroughly mixing ethanol, spin at room temperature, freezing is unnecessary</w:t>
        </w:r>
      </w:ins>
      <w:ins w:id="65" w:author="James Gibbs" w:date="2002-01-04T14:47:00Z">
        <w:r>
          <w:rPr/>
          <w:t>. Washing once with 100% ethanol is plenty.</w:t>
        </w:r>
      </w:ins>
      <w:ins w:id="66" w:author="James Gibbs" w:date="2002-01-04T14:48:00Z">
        <w:r>
          <w:rPr/>
          <w:t xml:space="preserve"> Resuspend final DNA in 50ul TE (10mM tris, 1mM EDTA, pH 7). RNAse is not necessary. </w:t>
        </w:r>
      </w:ins>
      <w:ins w:id="67" w:author="James Gibbs" w:date="2002-01-04T14:49:00Z">
        <w:r>
          <w:rPr/>
          <w:t>PCR with 5ul DNA in 50ul reaction volume.</w:t>
        </w:r>
      </w:ins>
    </w:p>
    <w:p>
      <w:pPr>
        <w:pStyle w:val="PlainText"/>
        <w:rPr/>
      </w:pPr>
      <w:ins w:id="69" w:author="James Gibbs" w:date="2002-01-04T14:50:00Z">
        <w:r>
          <w:rPr/>
        </w:r>
      </w:ins>
    </w:p>
    <w:p>
      <w:pPr>
        <w:pStyle w:val="PlainText"/>
        <w:rPr/>
      </w:pPr>
      <w:ins w:id="71" w:author="James Gibbs" w:date="2002-01-04T14:50:00Z">
        <w:r>
          <w:rPr/>
          <w:t>The oligo sequences we use for amplification of any pSC11 insert are:</w:t>
        </w:r>
      </w:ins>
    </w:p>
    <w:p>
      <w:pPr>
        <w:pStyle w:val="PlainText"/>
        <w:rPr/>
      </w:pPr>
      <w:ins w:id="73" w:author="James Gibbs" w:date="2002-01-04T14:51:00Z">
        <w:r>
          <w:rPr/>
          <w:t>pSC11-6369 CCACCCGCTTTTTATAGTAAG</w:t>
        </w:r>
      </w:ins>
    </w:p>
    <w:p>
      <w:pPr>
        <w:pStyle w:val="PlainText"/>
        <w:rPr/>
      </w:pPr>
      <w:ins w:id="75" w:author="James Gibbs" w:date="2002-01-04T14:51:00Z">
        <w:r>
          <w:rPr/>
          <w:t>pSC11-6610-minus ACGTTGAAATGTCCCATCGAG</w:t>
        </w:r>
      </w:ins>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ourier New">
    <w:charset w:val="00"/>
    <w:family w:val="modern"/>
    <w:pitch w:val="default"/>
  </w:font>
</w:fonts>
</file>

<file path=word/settings.xml><?xml version="1.0" encoding="utf-8"?>
<w:settings xmlns:w="http://schemas.openxmlformats.org/wordprocessingml/2006/main">
  <w:zoom w:val="bestFit" w:percent="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lainText">
    <w:name w:val="Plain Text"/>
    <w:basedOn w:val="Normal"/>
    <w:qFormat/>
    <w:pPr/>
    <w:rPr>
      <w:rFonts w:ascii="Courier New" w:hAnsi="Courier New" w:cs="Courier New"/>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2002-01-04T12:54:00Z</dcterms:created>
  <dc:creator>James Gibbs</dc:creator>
  <dc:description/>
  <dc:language>en-US</dc:language>
  <cp:lastModifiedBy>James Gibbs</cp:lastModifiedBy>
  <dcterms:modified xsi:type="dcterms:W3CDTF">2002-01-04T12:54:00Z</dcterms:modified>
  <cp:revision>1</cp:revision>
  <dc:subject/>
  <dc:title>Extraction of DNA from Purified Vaccinia Virus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1459368758</vt:r8>
  </property>
  <property fmtid="{D5CDD505-2E9C-101B-9397-08002B2CF9AE}" pid="3" name="_AuthorEmail">
    <vt:lpwstr>JGIBBS@niaid.nih.gov</vt:lpwstr>
  </property>
  <property fmtid="{D5CDD505-2E9C-101B-9397-08002B2CF9AE}" pid="4" name="_AuthorEmailDisplayName">
    <vt:lpwstr>Gibbs, James (NIH/NIAID)</vt:lpwstr>
  </property>
  <property fmtid="{D5CDD505-2E9C-101B-9397-08002B2CF9AE}" pid="5" name="_EmailSubject">
    <vt:lpwstr>vac protocols</vt:lpwstr>
  </property>
</Properties>
</file>